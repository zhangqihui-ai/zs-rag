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黑体" w:eastAsia="黑体"/>
        </w:rPr>
      </w:pPr>
      <w:r>
        <w:rPr>
          <w:rFonts w:hint="eastAsia" w:ascii="黑体" w:eastAsia="黑体" w:cs="黑体"/>
        </w:rPr>
        <w:t>总经理办公会议题</w:t>
      </w:r>
      <w:r>
        <w:rPr>
          <w:rFonts w:ascii="黑体" w:eastAsia="黑体" w:cs="黑体"/>
        </w:rPr>
        <w:t xml:space="preserve">   </w:t>
      </w:r>
      <w:r>
        <w:rPr>
          <w:rFonts w:hint="eastAsia" w:ascii="黑体" w:eastAsia="黑体" w:cs="黑体"/>
        </w:rPr>
        <w:t xml:space="preserve">          </w:t>
      </w:r>
      <w:r>
        <w:rPr>
          <w:rFonts w:ascii="黑体" w:eastAsia="黑体" w:cs="黑体"/>
        </w:rPr>
        <w:t xml:space="preserve">    </w:t>
      </w:r>
      <w:r>
        <w:rPr>
          <w:rFonts w:hint="eastAsia" w:ascii="黑体" w:eastAsia="黑体" w:cs="黑体"/>
        </w:rPr>
        <w:t xml:space="preserve">  </w:t>
      </w:r>
      <w:r>
        <w:rPr>
          <w:rFonts w:ascii="黑体" w:eastAsia="黑体" w:cs="黑体"/>
        </w:rPr>
        <w:t xml:space="preserve">           </w:t>
      </w:r>
      <w:r>
        <w:rPr>
          <w:rFonts w:hint="eastAsia" w:ascii="黑体" w:eastAsia="黑体" w:cs="黑体"/>
        </w:rPr>
        <w:t xml:space="preserve"> 重要</w:t>
      </w:r>
      <w:r>
        <w:rPr>
          <w:rFonts w:hint="eastAsia" w:ascii="黑体" w:eastAsia="黑体" w:cs="黑体"/>
          <w:kern w:val="0"/>
        </w:rPr>
        <w:t>资料</w:t>
      </w:r>
    </w:p>
    <w:p>
      <w:pPr>
        <w:spacing w:line="600" w:lineRule="exact"/>
        <w:rPr>
          <w:rFonts w:ascii="黑体" w:eastAsia="黑体" w:cs="黑体"/>
        </w:rPr>
      </w:pPr>
      <w:r>
        <w:rPr>
          <w:rFonts w:ascii="黑体" w:eastAsia="黑体" w:cs="黑体"/>
        </w:rPr>
        <w:t xml:space="preserve">                </w:t>
      </w:r>
      <w:r>
        <w:rPr>
          <w:rFonts w:ascii="楷体_GB2312" w:eastAsia="楷体_GB2312" w:cs="楷体_GB2312"/>
        </w:rPr>
        <w:t xml:space="preserve">                              </w:t>
      </w:r>
      <w:r>
        <w:rPr>
          <w:rFonts w:hint="eastAsia" w:ascii="楷体_GB2312" w:eastAsia="楷体_GB2312" w:cs="楷体_GB2312"/>
        </w:rPr>
        <w:t xml:space="preserve"> </w:t>
      </w:r>
      <w:r>
        <w:rPr>
          <w:rFonts w:hint="eastAsia" w:ascii="黑体" w:eastAsia="黑体" w:cs="黑体"/>
        </w:rPr>
        <w:t>注意保存</w:t>
      </w:r>
    </w:p>
    <w:p>
      <w:pPr>
        <w:pStyle w:val="9"/>
        <w:ind w:left="2253" w:right="2253"/>
      </w:pPr>
    </w:p>
    <w:p>
      <w:pPr>
        <w:spacing w:line="600" w:lineRule="exact"/>
        <w:jc w:val="center"/>
        <w:outlineLvl w:val="0"/>
        <w:rPr>
          <w:rFonts w:asci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eastAsia="方正小标宋简体" w:cs="方正小标宋简体"/>
          <w:sz w:val="44"/>
          <w:szCs w:val="44"/>
        </w:rPr>
        <w:t>关于申请“正数公司</w:t>
      </w:r>
      <w:del w:id="0" w:author="yawei liu" w:date="2024-10-22T15:10:00Z">
        <w:r>
          <w:rPr>
            <w:rFonts w:hint="eastAsia" w:ascii="方正小标宋简体" w:eastAsia="方正小标宋简体" w:cs="方正小标宋简体"/>
            <w:sz w:val="44"/>
            <w:szCs w:val="44"/>
          </w:rPr>
          <w:delText>通用容器</w:delText>
        </w:r>
      </w:del>
      <w:ins w:id="1" w:author="yawei liu" w:date="2024-10-22T15:10:00Z">
        <w:r>
          <w:rPr>
            <w:rFonts w:hint="eastAsia" w:ascii="方正小标宋简体" w:eastAsia="方正小标宋简体" w:cs="方正小标宋简体"/>
            <w:sz w:val="44"/>
            <w:szCs w:val="44"/>
          </w:rPr>
          <w:t>政务可信大模型</w:t>
        </w:r>
      </w:ins>
      <w:r>
        <w:rPr>
          <w:rFonts w:hint="eastAsia" w:ascii="方正小标宋简体" w:eastAsia="方正小标宋简体" w:cs="方正小标宋简体"/>
          <w:sz w:val="44"/>
          <w:szCs w:val="44"/>
        </w:rPr>
        <w:t>平台”产品</w:t>
      </w:r>
    </w:p>
    <w:p>
      <w:pPr>
        <w:spacing w:line="600" w:lineRule="exact"/>
        <w:jc w:val="center"/>
        <w:rPr>
          <w:rFonts w:ascii="方正小标宋简体" w:eastAsia="方正小标宋简体" w:cs="方正小标宋简体"/>
        </w:rPr>
      </w:pPr>
      <w:r>
        <w:rPr>
          <w:rFonts w:hint="eastAsia" w:ascii="方正小标宋简体" w:eastAsia="方正小标宋简体" w:cs="方正小标宋简体"/>
        </w:rPr>
        <w:t>（内部代号：混</w:t>
      </w:r>
      <w:ins w:id="2" w:author="yawei liu" w:date="2024-10-22T15:10:00Z">
        <w:r>
          <w:rPr>
            <w:rFonts w:hint="eastAsia" w:ascii="方正小标宋简体" w:eastAsia="方正小标宋简体" w:cs="方正小标宋简体"/>
          </w:rPr>
          <w:t>元</w:t>
        </w:r>
      </w:ins>
      <w:del w:id="3" w:author="yawei liu" w:date="2024-10-22T15:10:00Z">
        <w:r>
          <w:rPr>
            <w:rFonts w:hint="eastAsia" w:ascii="方正小标宋简体" w:eastAsia="方正小标宋简体" w:cs="方正小标宋简体"/>
          </w:rPr>
          <w:delText>沌</w:delText>
        </w:r>
      </w:del>
      <w:r>
        <w:rPr>
          <w:rFonts w:hint="eastAsia" w:ascii="方正小标宋简体" w:eastAsia="方正小标宋简体" w:cs="方正小标宋简体"/>
        </w:rPr>
        <w:t xml:space="preserve"> V1.0）</w:t>
      </w:r>
    </w:p>
    <w:p>
      <w:pPr>
        <w:spacing w:line="600" w:lineRule="exact"/>
        <w:jc w:val="center"/>
        <w:rPr>
          <w:rFonts w:ascii="仿宋_GB2312"/>
          <w:sz w:val="15"/>
          <w:szCs w:val="15"/>
        </w:rPr>
      </w:pPr>
      <w:r>
        <w:rPr>
          <w:rFonts w:hint="eastAsia" w:ascii="方正小标宋简体" w:eastAsia="方正小标宋简体" w:cs="方正小标宋简体"/>
          <w:sz w:val="44"/>
          <w:szCs w:val="44"/>
        </w:rPr>
        <w:t>立项的汇报</w:t>
      </w:r>
      <w:r>
        <w:rPr>
          <w:rFonts w:ascii="楷体_GB2312" w:eastAsia="楷体_GB2312" w:cs="楷体_GB2312"/>
        </w:rPr>
        <w:t xml:space="preserve"> </w:t>
      </w:r>
    </w:p>
    <w:p>
      <w:pPr>
        <w:spacing w:line="600" w:lineRule="exac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技术研发部 </w:t>
      </w:r>
    </w:p>
    <w:p>
      <w:pPr>
        <w:spacing w:line="600" w:lineRule="exac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</w:t>
      </w:r>
      <w:r>
        <w:rPr>
          <w:rFonts w:ascii="仿宋" w:hAnsi="仿宋" w:eastAsia="仿宋" w:cs="仿宋"/>
        </w:rPr>
        <w:t>2024</w:t>
      </w:r>
      <w:r>
        <w:rPr>
          <w:rFonts w:hint="eastAsia" w:ascii="仿宋" w:hAnsi="仿宋" w:eastAsia="仿宋" w:cs="仿宋"/>
        </w:rPr>
        <w:t>年9月</w:t>
      </w:r>
      <w:r>
        <w:rPr>
          <w:rFonts w:hint="eastAsia" w:ascii="仿宋" w:hAnsi="仿宋" w:eastAsia="仿宋" w:cs="仿宋"/>
          <w:highlight w:val="yellow"/>
        </w:rPr>
        <w:t>XX</w:t>
      </w:r>
      <w:r>
        <w:rPr>
          <w:rFonts w:hint="eastAsia" w:ascii="仿宋" w:hAnsi="仿宋" w:eastAsia="仿宋" w:cs="仿宋"/>
        </w:rPr>
        <w:t>日）</w:t>
      </w:r>
    </w:p>
    <w:p>
      <w:pPr>
        <w:pStyle w:val="23"/>
        <w:spacing w:line="600" w:lineRule="exact"/>
        <w:ind w:firstLine="642" w:firstLineChars="200"/>
        <w:rPr>
          <w:rFonts w:ascii="仿宋_GB2312" w:eastAsia="仿宋_GB2312" w:cs="仿宋_GB2312"/>
          <w:sz w:val="32"/>
          <w:szCs w:val="32"/>
        </w:rPr>
      </w:pP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del w:id="4" w:author="刘亚威-正数" w:date="2024-10-22T15:31:27Z">
        <w:r>
          <w:rPr>
            <w:rFonts w:hint="eastAsia" w:ascii="仿宋_GB2312" w:hAnsi="仿宋_GB2312" w:cs="仿宋_GB2312"/>
          </w:rPr>
          <w:delText>根据项目实际建设需要，</w:delText>
        </w:r>
      </w:del>
      <w:ins w:id="5" w:author="刘亚威-正数" w:date="2024-10-22T15:30:39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当前大模型技术发展迅速，</w:t>
        </w:r>
      </w:ins>
      <w:ins w:id="6" w:author="刘亚威-正数" w:date="2024-10-22T15:32:17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同时</w:t>
        </w:r>
      </w:ins>
      <w:ins w:id="7" w:author="刘亚威-正数" w:date="2024-10-22T15:32:28Z">
        <w:r>
          <w:rPr>
            <w:rFonts w:hint="eastAsia" w:ascii="仿宋_GB2312" w:hAnsi="仿宋_GB2312" w:cs="仿宋_GB2312"/>
            <w:woUserID w:val="1"/>
          </w:rPr>
          <w:t>根据项目实际建设</w:t>
        </w:r>
      </w:ins>
      <w:ins w:id="8" w:author="刘亚威-正数" w:date="2024-10-22T15:32:32Z">
        <w:r>
          <w:rPr>
            <w:rFonts w:hint="default" w:ascii="仿宋_GB2312" w:hAnsi="仿宋_GB2312" w:cs="仿宋_GB2312"/>
            <w:woUserID w:val="1"/>
          </w:rPr>
          <w:t>情况</w:t>
        </w:r>
      </w:ins>
      <w:ins w:id="9" w:author="刘亚威-正数" w:date="2024-10-22T15:32:33Z">
        <w:r>
          <w:rPr>
            <w:rFonts w:hint="default" w:ascii="仿宋_GB2312" w:hAnsi="仿宋_GB2312" w:cs="仿宋_GB2312"/>
            <w:woUserID w:val="1"/>
          </w:rPr>
          <w:t>，</w:t>
        </w:r>
      </w:ins>
      <w:ins w:id="10" w:author="刘亚威-正数" w:date="2024-10-22T15:30:39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政务领域的</w:t>
        </w:r>
      </w:ins>
      <w:ins w:id="11" w:author="刘亚威-正数" w:date="2024-10-22T15:31:54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大模型</w:t>
        </w:r>
      </w:ins>
      <w:ins w:id="12" w:author="刘亚威-正数" w:date="2024-10-22T15:30:39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应用</w:t>
        </w:r>
      </w:ins>
      <w:ins w:id="13" w:author="刘亚威-正数" w:date="2024-10-22T15:32:22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需求</w:t>
        </w:r>
      </w:ins>
      <w:ins w:id="14" w:author="刘亚威-正数" w:date="2024-10-22T15:30:39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。公司作为</w:t>
        </w:r>
      </w:ins>
      <w:ins w:id="15" w:author="刘亚威-正数" w:date="2024-10-22T15:34:46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。。</w:t>
        </w:r>
      </w:ins>
      <w:ins w:id="16" w:author="刘亚威-正数" w:date="2024-10-22T15:30:39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，具备大模型研发能力和丰富的政务应用经验</w:t>
        </w:r>
      </w:ins>
      <w:ins w:id="17" w:author="刘亚威-正数" w:date="2024-10-22T15:35:01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和</w:t>
        </w:r>
      </w:ins>
      <w:ins w:id="18" w:author="刘亚威-正数" w:date="2024-10-22T15:35:02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数据</w:t>
        </w:r>
      </w:ins>
      <w:ins w:id="19" w:author="刘亚威-正数" w:date="2024-10-22T15:30:39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，有能力也有责任在这一领域取得突破。</w:t>
        </w:r>
      </w:ins>
      <w:ins w:id="20" w:author="刘亚威-正数" w:date="2024-10-22T15:30:39Z">
        <w:r>
          <w:rPr>
            <w:rFonts w:ascii="宋体" w:hAnsi="宋体" w:eastAsia="宋体" w:cs="宋体"/>
            <w:sz w:val="24"/>
            <w:szCs w:val="24"/>
            <w:woUserID w:val="1"/>
          </w:rPr>
          <w:t xml:space="preserve"> </w:t>
        </w:r>
      </w:ins>
      <w:r>
        <w:rPr>
          <w:rFonts w:hint="eastAsia" w:ascii="仿宋_GB2312" w:hAnsi="仿宋_GB2312" w:cs="仿宋_GB2312"/>
        </w:rPr>
        <w:t>为进一步加强公司核心产品自研能力，提升核心竞争力。根据公司相关制度，申请对“正数公司</w:t>
      </w:r>
      <w:del w:id="21" w:author="刘亚威-正数" w:date="2024-10-22T15:19:32Z">
        <w:r>
          <w:rPr>
            <w:rFonts w:hint="eastAsia" w:ascii="仿宋_GB2312" w:hAnsi="仿宋_GB2312" w:cs="仿宋_GB2312"/>
          </w:rPr>
          <w:delText>通用容器</w:delText>
        </w:r>
      </w:del>
      <w:ins w:id="22" w:author="刘亚威-正数" w:date="2024-10-22T15:19:32Z">
        <w:r>
          <w:rPr>
            <w:rFonts w:hint="default" w:ascii="仿宋_GB2312" w:hAnsi="仿宋_GB2312" w:cs="仿宋_GB2312"/>
          </w:rPr>
          <w:t>政务可信大模型</w:t>
        </w:r>
      </w:ins>
      <w:r>
        <w:rPr>
          <w:rFonts w:hint="eastAsia" w:ascii="仿宋_GB2312" w:hAnsi="仿宋_GB2312" w:cs="仿宋_GB2312"/>
        </w:rPr>
        <w:t>平台”进行产品立项，内部研发产品代号“</w:t>
      </w:r>
      <w:del w:id="23" w:author="刘亚威-正数" w:date="2024-10-22T15:19:53Z">
        <w:r>
          <w:rPr>
            <w:rFonts w:hint="eastAsia" w:ascii="仿宋_GB2312" w:hAnsi="仿宋_GB2312" w:cs="仿宋_GB2312"/>
          </w:rPr>
          <w:delText>混沌</w:delText>
        </w:r>
      </w:del>
      <w:ins w:id="24" w:author="刘亚威-正数" w:date="2024-10-22T15:19:53Z">
        <w:r>
          <w:rPr>
            <w:rFonts w:hint="default" w:ascii="仿宋_GB2312" w:hAnsi="仿宋_GB2312" w:cs="仿宋_GB2312"/>
          </w:rPr>
          <w:t>混元</w:t>
        </w:r>
      </w:ins>
      <w:r>
        <w:rPr>
          <w:rFonts w:hint="eastAsia" w:ascii="仿宋_GB2312" w:hAnsi="仿宋_GB2312" w:cs="仿宋_GB2312"/>
        </w:rPr>
        <w:t xml:space="preserve"> V1.0”。现将有关事项汇报如下：</w:t>
      </w:r>
    </w:p>
    <w:p>
      <w:pPr>
        <w:spacing w:before="240" w:line="600" w:lineRule="exact"/>
        <w:ind w:firstLine="642" w:firstLineChars="200"/>
        <w:outlineLvl w:val="0"/>
        <w:rPr>
          <w:rFonts w:ascii="黑体" w:eastAsia="黑体" w:cs="黑体"/>
        </w:rPr>
      </w:pPr>
      <w:r>
        <w:rPr>
          <w:rFonts w:hint="eastAsia" w:ascii="黑体" w:eastAsia="黑体" w:cs="黑体"/>
        </w:rPr>
        <w:t>一、背景介绍</w:t>
      </w:r>
    </w:p>
    <w:p>
      <w:pPr>
        <w:pStyle w:val="2"/>
        <w:spacing w:line="600" w:lineRule="exact"/>
        <w:ind w:firstLine="642" w:firstLineChars="200"/>
        <w:rPr>
          <w:rFonts w:hint="eastAsia" w:ascii="仿宋_GB2312" w:hAnsi="仿宋_GB2312" w:eastAsia="仿宋_GB2312" w:cs="仿宋_GB2312"/>
          <w:sz w:val="32"/>
          <w:szCs w:val="32"/>
          <w:highlight w:val="yellow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为提高</w:t>
      </w:r>
      <w:ins w:id="25" w:author="刘亚威-正数" w:date="2024-10-22T15:36:17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提升政务系统的自动化程度，通过大模型技术实现智能分析、决策支持和数据安全保障，提高政务工作的效率和准确性</w:t>
        </w:r>
      </w:ins>
      <w:ins w:id="26" w:author="刘亚威-正数" w:date="2024-10-22T15:36:17Z">
        <w:r>
          <w:rPr>
            <w:rFonts w:ascii="宋体" w:hAnsi="宋体" w:eastAsia="宋体" w:cs="宋体"/>
            <w:sz w:val="24"/>
            <w:szCs w:val="24"/>
            <w:woUserID w:val="1"/>
          </w:rPr>
          <w:t xml:space="preserve"> </w:t>
        </w:r>
      </w:ins>
      <w:del w:id="27" w:author="刘亚威-正数" w:date="2024-10-22T15:36:17Z">
        <w:r>
          <w:rPr>
            <w:rFonts w:hint="eastAsia" w:ascii="仿宋_GB2312" w:hAnsi="仿宋_GB2312" w:eastAsia="仿宋_GB2312" w:cs="仿宋_GB2312"/>
            <w:sz w:val="32"/>
            <w:szCs w:val="32"/>
          </w:rPr>
          <w:delText>公司IT系统的效率、灵活性与安全性，加速应用开发与迭代，降低运维成本，提升交付速度，降低交付成本与风险</w:delText>
        </w:r>
      </w:del>
      <w:r>
        <w:rPr>
          <w:rFonts w:hint="eastAsia" w:ascii="仿宋_GB2312" w:hAnsi="仿宋_GB2312" w:eastAsia="仿宋_GB2312" w:cs="仿宋_GB2312"/>
          <w:sz w:val="32"/>
          <w:szCs w:val="32"/>
        </w:rPr>
        <w:t>，技术研发部拟开发“正数公司</w:t>
      </w:r>
      <w:del w:id="28" w:author="刘亚威-正数" w:date="2024-10-22T15:19:32Z">
        <w:r>
          <w:rPr>
            <w:rFonts w:hint="eastAsia" w:ascii="仿宋_GB2312" w:hAnsi="仿宋_GB2312" w:eastAsia="仿宋_GB2312" w:cs="仿宋_GB2312"/>
            <w:sz w:val="32"/>
            <w:szCs w:val="32"/>
          </w:rPr>
          <w:delText>通用容器</w:delText>
        </w:r>
      </w:del>
      <w:ins w:id="29" w:author="刘亚威-正数" w:date="2024-10-22T15:19:32Z">
        <w:r>
          <w:rPr>
            <w:rFonts w:hint="default" w:ascii="仿宋_GB2312" w:hAnsi="仿宋_GB2312" w:eastAsia="仿宋_GB2312" w:cs="仿宋_GB2312"/>
            <w:sz w:val="32"/>
            <w:szCs w:val="32"/>
          </w:rPr>
          <w:t>政务可信大模型</w:t>
        </w:r>
      </w:ins>
      <w:r>
        <w:rPr>
          <w:rFonts w:hint="eastAsia" w:ascii="仿宋_GB2312" w:hAnsi="仿宋_GB2312" w:eastAsia="仿宋_GB2312" w:cs="仿宋_GB2312"/>
          <w:sz w:val="32"/>
          <w:szCs w:val="32"/>
        </w:rPr>
        <w:t>平台”产品（内部代号：</w:t>
      </w:r>
      <w:del w:id="30" w:author="刘亚威-正数" w:date="2024-10-22T15:19:53Z">
        <w:r>
          <w:rPr>
            <w:rFonts w:hint="eastAsia" w:ascii="仿宋_GB2312" w:hAnsi="仿宋_GB2312" w:eastAsia="仿宋_GB2312" w:cs="仿宋_GB2312"/>
            <w:sz w:val="32"/>
            <w:szCs w:val="32"/>
          </w:rPr>
          <w:delText>混沌</w:delText>
        </w:r>
      </w:del>
      <w:ins w:id="31" w:author="刘亚威-正数" w:date="2024-10-22T15:19:53Z">
        <w:r>
          <w:rPr>
            <w:rFonts w:hint="default" w:ascii="仿宋_GB2312" w:hAnsi="仿宋_GB2312" w:eastAsia="仿宋_GB2312" w:cs="仿宋_GB2312"/>
            <w:sz w:val="32"/>
            <w:szCs w:val="32"/>
          </w:rPr>
          <w:t>混元</w:t>
        </w:r>
      </w:ins>
      <w:r>
        <w:rPr>
          <w:rFonts w:hint="eastAsia" w:ascii="仿宋_GB2312" w:hAnsi="仿宋_GB2312" w:eastAsia="仿宋_GB2312" w:cs="仿宋_GB2312"/>
          <w:sz w:val="32"/>
          <w:szCs w:val="32"/>
        </w:rPr>
        <w:t xml:space="preserve"> V1.0）</w:t>
      </w:r>
      <w:del w:id="32" w:author="刘亚威-正数" w:date="2024-10-22T15:37:06Z">
        <w:r>
          <w:rPr>
            <w:rFonts w:hint="eastAsia" w:ascii="仿宋_GB2312" w:hAnsi="仿宋_GB2312" w:eastAsia="仿宋_GB2312" w:cs="仿宋_GB2312"/>
            <w:sz w:val="32"/>
            <w:szCs w:val="32"/>
          </w:rPr>
          <w:delText>，以有效支持公司业务交付，提升开发、交付、测试效率，同时提高安全能力，降低运维成本提升运维成效</w:delText>
        </w:r>
      </w:del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600" w:lineRule="exact"/>
        <w:ind w:left="0" w:firstLine="482" w:firstLineChars="200"/>
        <w:jc w:val="left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在公司开发测试环境中，已经基于开源</w:t>
      </w:r>
      <w:del w:id="33" w:author="刘亚威-正数" w:date="2024-10-22T15:38:16Z">
        <w:r>
          <w:rPr>
            <w:rFonts w:hint="eastAsia" w:ascii="仿宋_GB2312" w:hAnsi="仿宋_GB2312" w:cs="仿宋_GB2312"/>
            <w:lang w:bidi="ar"/>
          </w:rPr>
          <w:delText>组件孵化了</w:delText>
        </w:r>
      </w:del>
      <w:ins w:id="34" w:author="刘亚威-正数" w:date="2024-10-22T15:38:06Z">
        <w:r>
          <w:rPr>
            <w:rFonts w:hint="default" w:ascii="仿宋_GB2312" w:hAnsi="仿宋_GB2312" w:cs="仿宋_GB2312"/>
            <w:lang w:bidi="ar"/>
            <w:woUserID w:val="1"/>
          </w:rPr>
          <w:t>大模型</w:t>
        </w:r>
      </w:ins>
      <w:del w:id="35" w:author="刘亚威-正数" w:date="2024-10-22T15:38:05Z">
        <w:r>
          <w:rPr>
            <w:rFonts w:hint="eastAsia" w:ascii="仿宋_GB2312" w:hAnsi="仿宋_GB2312" w:cs="仿宋_GB2312"/>
            <w:lang w:bidi="ar"/>
          </w:rPr>
          <w:delText>产品雏形</w:delText>
        </w:r>
      </w:del>
      <w:ins w:id="36" w:author="刘亚威-正数" w:date="2024-10-22T15:38:33Z">
        <w:r>
          <w:rPr>
            <w:rFonts w:hint="default" w:ascii="仿宋_GB2312" w:hAnsi="仿宋_GB2312" w:cs="仿宋_GB2312"/>
            <w:lang w:bidi="ar"/>
            <w:woUserID w:val="1"/>
          </w:rPr>
          <w:t>进行测试</w:t>
        </w:r>
      </w:ins>
      <w:r>
        <w:rPr>
          <w:rFonts w:hint="eastAsia" w:ascii="仿宋_GB2312" w:hAnsi="仿宋_GB2312" w:cs="仿宋_GB2312"/>
          <w:lang w:bidi="ar"/>
        </w:rPr>
        <w:t>，</w:t>
      </w:r>
      <w:r>
        <w:rPr>
          <w:rFonts w:hint="eastAsia" w:ascii="仿宋_GB2312" w:hAnsi="仿宋_GB2312" w:cs="仿宋_GB2312"/>
        </w:rPr>
        <w:t>省大数据中心（一期）项目</w:t>
      </w:r>
      <w:ins w:id="37" w:author="刘亚威-正数" w:date="2024-10-22T15:40:59Z">
        <w:r>
          <w:rPr>
            <w:rFonts w:ascii="undefined" w:hAnsi="undefined" w:eastAsia="undefined" w:cs="undefined"/>
            <w:woUserID w:val="1"/>
          </w:rPr>
          <w:t>收到意图系统对话体验不佳的相关反馈</w:t>
        </w:r>
      </w:ins>
      <w:del w:id="38" w:author="刘亚威-正数" w:date="2024-10-22T15:41:29Z">
        <w:r>
          <w:rPr>
            <w:rFonts w:hint="eastAsia" w:ascii="仿宋_GB2312" w:hAnsi="仿宋_GB2312" w:cs="仿宋_GB2312"/>
          </w:rPr>
          <w:delText>、</w:delText>
        </w:r>
      </w:del>
      <w:del w:id="39" w:author="刘亚威-正数" w:date="2024-10-22T15:41:08Z">
        <w:r>
          <w:rPr>
            <w:rFonts w:hint="eastAsia" w:ascii="仿宋_GB2312" w:hAnsi="仿宋_GB2312" w:cs="仿宋_GB2312"/>
          </w:rPr>
          <w:delText>“河南链”省级链项目、豫正通、互联网+监管等多个项目</w:delText>
        </w:r>
      </w:del>
      <w:del w:id="40" w:author="刘亚威-正数" w:date="2024-10-22T15:41:08Z">
        <w:r>
          <w:rPr>
            <w:rFonts w:hint="eastAsia" w:ascii="仿宋_GB2312" w:hAnsi="仿宋_GB2312" w:cs="仿宋_GB2312"/>
            <w:lang w:bidi="ar"/>
          </w:rPr>
          <w:delText>已使用该产品部分功能支撑开发、生产及测试运维工作</w:delText>
        </w:r>
      </w:del>
      <w:r>
        <w:rPr>
          <w:rFonts w:hint="eastAsia" w:ascii="仿宋_GB2312" w:hAnsi="仿宋_GB2312" w:cs="仿宋_GB2312"/>
        </w:rPr>
        <w:t>。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经与公司交付一</w:t>
      </w:r>
      <w:del w:id="41" w:author="刘亚威-正数" w:date="2024-10-22T15:41:41Z">
        <w:r>
          <w:rPr>
            <w:rFonts w:hint="eastAsia" w:ascii="仿宋_GB2312" w:hAnsi="仿宋_GB2312" w:cs="仿宋_GB2312"/>
          </w:rPr>
          <w:delText>至三</w:delText>
        </w:r>
      </w:del>
      <w:r>
        <w:rPr>
          <w:rFonts w:hint="eastAsia" w:ascii="仿宋_GB2312" w:hAnsi="仿宋_GB2312" w:cs="仿宋_GB2312"/>
        </w:rPr>
        <w:t>部</w:t>
      </w:r>
      <w:del w:id="42" w:author="刘亚威-正数" w:date="2024-10-22T15:41:48Z">
        <w:r>
          <w:rPr>
            <w:rFonts w:hint="eastAsia" w:ascii="仿宋_GB2312" w:hAnsi="仿宋_GB2312" w:cs="仿宋_GB2312"/>
          </w:rPr>
          <w:delText>、运维保障部培训及</w:delText>
        </w:r>
      </w:del>
      <w:r>
        <w:rPr>
          <w:rFonts w:hint="eastAsia" w:ascii="仿宋_GB2312" w:hAnsi="仿宋_GB2312" w:cs="仿宋_GB2312"/>
        </w:rPr>
        <w:t>沟通交流，一致认为该平台可以作为</w:t>
      </w:r>
      <w:ins w:id="43" w:author="刘亚威-正数" w:date="2024-10-22T15:43:48Z">
        <w:r>
          <w:rPr>
            <w:rFonts w:hint="default" w:ascii="仿宋_GB2312" w:hAnsi="仿宋_GB2312" w:cs="仿宋_GB2312"/>
            <w:woUserID w:val="1"/>
          </w:rPr>
          <w:t>省级</w:t>
        </w:r>
      </w:ins>
      <w:ins w:id="44" w:author="刘亚威-正数" w:date="2024-10-22T15:42:15Z">
        <w:r>
          <w:rPr>
            <w:rFonts w:hint="default" w:ascii="仿宋_GB2312" w:hAnsi="仿宋_GB2312" w:cs="仿宋_GB2312"/>
            <w:woUserID w:val="1"/>
          </w:rPr>
          <w:t>政务服务</w:t>
        </w:r>
      </w:ins>
      <w:del w:id="45" w:author="刘亚威-正数" w:date="2024-10-22T15:42:11Z">
        <w:r>
          <w:rPr>
            <w:rFonts w:hint="eastAsia" w:ascii="仿宋_GB2312" w:hAnsi="仿宋_GB2312" w:cs="仿宋_GB2312"/>
          </w:rPr>
          <w:delText>项目通用</w:delText>
        </w:r>
      </w:del>
      <w:r>
        <w:rPr>
          <w:rFonts w:hint="eastAsia" w:ascii="仿宋_GB2312" w:hAnsi="仿宋_GB2312" w:cs="仿宋_GB2312"/>
        </w:rPr>
        <w:t>底座，打造成为公司统一</w:t>
      </w:r>
      <w:ins w:id="46" w:author="刘亚威-正数" w:date="2024-10-22T15:43:24Z">
        <w:r>
          <w:rPr>
            <w:rFonts w:hint="default" w:ascii="仿宋_GB2312" w:hAnsi="仿宋_GB2312" w:cs="仿宋_GB2312"/>
            <w:woUserID w:val="1"/>
          </w:rPr>
          <w:t>可信</w:t>
        </w:r>
      </w:ins>
      <w:ins w:id="47" w:author="刘亚威-正数" w:date="2024-10-22T15:43:55Z">
        <w:r>
          <w:rPr>
            <w:rFonts w:hint="default" w:ascii="仿宋_GB2312" w:hAnsi="仿宋_GB2312" w:cs="仿宋_GB2312"/>
            <w:woUserID w:val="1"/>
          </w:rPr>
          <w:t>政务</w:t>
        </w:r>
      </w:ins>
      <w:ins w:id="48" w:author="刘亚威-正数" w:date="2024-10-22T15:43:25Z">
        <w:r>
          <w:rPr>
            <w:rFonts w:hint="default" w:ascii="仿宋_GB2312" w:hAnsi="仿宋_GB2312" w:cs="仿宋_GB2312"/>
            <w:woUserID w:val="1"/>
          </w:rPr>
          <w:t>大模型</w:t>
        </w:r>
      </w:ins>
      <w:del w:id="49" w:author="刘亚威-正数" w:date="2024-10-22T15:43:22Z">
        <w:r>
          <w:rPr>
            <w:rFonts w:hint="eastAsia" w:ascii="仿宋_GB2312" w:hAnsi="仿宋_GB2312" w:cs="仿宋_GB2312"/>
          </w:rPr>
          <w:delText>交付运维管理</w:delText>
        </w:r>
      </w:del>
      <w:r>
        <w:rPr>
          <w:rFonts w:hint="eastAsia" w:ascii="仿宋_GB2312" w:hAnsi="仿宋_GB2312" w:cs="仿宋_GB2312"/>
        </w:rPr>
        <w:t>平台。通过</w:t>
      </w:r>
      <w:ins w:id="50" w:author="刘亚威-正数" w:date="2024-10-22T15:45:32Z">
        <w:r>
          <w:rPr>
            <w:rFonts w:hint="default" w:ascii="仿宋_GB2312" w:hAnsi="仿宋_GB2312" w:cs="仿宋_GB2312"/>
            <w:woUserID w:val="1"/>
          </w:rPr>
          <w:t>使用</w:t>
        </w:r>
      </w:ins>
      <w:ins w:id="51" w:author="刘亚威-正数" w:date="2024-10-22T15:45:46Z">
        <w:r>
          <w:rPr>
            <w:rFonts w:hint="default" w:ascii="仿宋_GB2312" w:hAnsi="仿宋_GB2312" w:cs="仿宋_GB2312"/>
            <w:woUserID w:val="1"/>
          </w:rPr>
          <w:t>相关</w:t>
        </w:r>
      </w:ins>
      <w:ins w:id="52" w:author="刘亚威-正数" w:date="2024-10-22T15:45:39Z">
        <w:r>
          <w:rPr>
            <w:rFonts w:hint="default" w:ascii="仿宋_GB2312" w:hAnsi="仿宋_GB2312" w:cs="仿宋_GB2312"/>
            <w:woUserID w:val="1"/>
          </w:rPr>
          <w:t>政务服务</w:t>
        </w:r>
      </w:ins>
      <w:ins w:id="53" w:author="刘亚威-正数" w:date="2024-10-22T15:45:58Z">
        <w:r>
          <w:rPr>
            <w:rFonts w:hint="default" w:ascii="仿宋_GB2312" w:hAnsi="仿宋_GB2312" w:cs="仿宋_GB2312"/>
            <w:woUserID w:val="1"/>
          </w:rPr>
          <w:t>事项</w:t>
        </w:r>
      </w:ins>
      <w:ins w:id="54" w:author="刘亚威-正数" w:date="2024-10-22T15:45:41Z">
        <w:r>
          <w:rPr>
            <w:rFonts w:hint="default" w:ascii="仿宋_GB2312" w:hAnsi="仿宋_GB2312" w:cs="仿宋_GB2312"/>
            <w:woUserID w:val="1"/>
          </w:rPr>
          <w:t>数据</w:t>
        </w:r>
      </w:ins>
      <w:ins w:id="55" w:author="刘亚威-正数" w:date="2024-10-22T15:44:44Z">
        <w:r>
          <w:rPr>
            <w:rFonts w:hint="default" w:ascii="仿宋_GB2312" w:hAnsi="仿宋_GB2312" w:cs="仿宋_GB2312"/>
            <w:woUserID w:val="1"/>
          </w:rPr>
          <w:t>对</w:t>
        </w:r>
      </w:ins>
      <w:ins w:id="56" w:author="刘亚威-正数" w:date="2024-10-22T15:44:47Z">
        <w:r>
          <w:rPr>
            <w:rFonts w:hint="default" w:ascii="仿宋_GB2312" w:hAnsi="仿宋_GB2312" w:cs="仿宋_GB2312"/>
            <w:woUserID w:val="1"/>
          </w:rPr>
          <w:t>大模型</w:t>
        </w:r>
      </w:ins>
      <w:ins w:id="57" w:author="刘亚威-正数" w:date="2024-10-22T15:44:50Z">
        <w:r>
          <w:rPr>
            <w:rFonts w:hint="default" w:ascii="仿宋_GB2312" w:hAnsi="仿宋_GB2312" w:cs="仿宋_GB2312"/>
            <w:woUserID w:val="1"/>
          </w:rPr>
          <w:t>微调</w:t>
        </w:r>
      </w:ins>
      <w:ins w:id="58" w:author="刘亚威-正数" w:date="2024-10-22T15:44:51Z">
        <w:r>
          <w:rPr>
            <w:rFonts w:hint="default" w:ascii="仿宋_GB2312" w:hAnsi="仿宋_GB2312" w:cs="仿宋_GB2312"/>
            <w:woUserID w:val="1"/>
          </w:rPr>
          <w:t>、</w:t>
        </w:r>
      </w:ins>
      <w:ins w:id="59" w:author="刘亚威-正数" w:date="2024-10-22T15:44:54Z">
        <w:r>
          <w:rPr>
            <w:rFonts w:hint="default" w:ascii="仿宋_GB2312" w:hAnsi="仿宋_GB2312" w:cs="仿宋_GB2312"/>
            <w:woUserID w:val="1"/>
          </w:rPr>
          <w:t>对齐</w:t>
        </w:r>
      </w:ins>
      <w:del w:id="60" w:author="刘亚威-正数" w:date="2024-10-22T15:44:43Z">
        <w:r>
          <w:rPr>
            <w:rFonts w:hint="eastAsia" w:ascii="仿宋_GB2312" w:hAnsi="仿宋_GB2312" w:cs="仿宋_GB2312"/>
          </w:rPr>
          <w:delText>提升资源利用率、自动化部署与运维</w:delText>
        </w:r>
      </w:del>
      <w:r>
        <w:rPr>
          <w:rFonts w:hint="eastAsia" w:ascii="仿宋_GB2312" w:hAnsi="仿宋_GB2312" w:cs="仿宋_GB2312"/>
        </w:rPr>
        <w:t>，从而做到</w:t>
      </w:r>
      <w:ins w:id="61" w:author="刘亚威-正数" w:date="2024-10-22T15:45:22Z">
        <w:r>
          <w:rPr>
            <w:rFonts w:hint="default" w:ascii="仿宋_GB2312" w:hAnsi="仿宋_GB2312" w:cs="仿宋_GB2312"/>
            <w:woUserID w:val="1"/>
          </w:rPr>
          <w:t>符合</w:t>
        </w:r>
      </w:ins>
      <w:del w:id="62" w:author="刘亚威-正数" w:date="2024-10-22T15:45:17Z">
        <w:r>
          <w:rPr>
            <w:rFonts w:hint="eastAsia" w:ascii="仿宋_GB2312" w:hAnsi="仿宋_GB2312" w:cs="仿宋_GB2312"/>
          </w:rPr>
          <w:delText>提高公司项目交付速度，加速应用开发与迭代，</w:delText>
        </w:r>
      </w:del>
      <w:del w:id="63" w:author="刘亚威-正数" w:date="2024-10-22T15:45:17Z">
        <w:r>
          <w:rPr>
            <w:rFonts w:hint="eastAsia" w:ascii="仿宋_GB2312" w:hAnsi="仿宋_GB2312" w:cs="仿宋_GB2312"/>
            <w:lang w:bidi="ar"/>
          </w:rPr>
          <w:delText>降低后期运维成本提升运维成效；同时，通过静态扫描、容器间网络隔离以及实时监控容器运行状态与日志，保障容器云平台安全，提升项目安全能力</w:delText>
        </w:r>
      </w:del>
      <w:ins w:id="64" w:author="刘亚威-正数" w:date="2024-10-22T15:46:05Z">
        <w:r>
          <w:rPr>
            <w:rFonts w:hint="default" w:ascii="仿宋_GB2312" w:hAnsi="仿宋_GB2312" w:cs="仿宋_GB2312"/>
            <w:lang w:bidi="ar"/>
            <w:woUserID w:val="1"/>
          </w:rPr>
          <w:t>本省</w:t>
        </w:r>
      </w:ins>
      <w:ins w:id="65" w:author="刘亚威-正数" w:date="2024-10-22T15:46:13Z">
        <w:r>
          <w:rPr>
            <w:rFonts w:hint="default" w:ascii="仿宋_GB2312" w:hAnsi="仿宋_GB2312" w:cs="仿宋_GB2312"/>
            <w:lang w:bidi="ar"/>
            <w:woUserID w:val="1"/>
          </w:rPr>
          <w:t>政务</w:t>
        </w:r>
      </w:ins>
      <w:ins w:id="66" w:author="刘亚威-正数" w:date="2024-10-22T15:46:14Z">
        <w:r>
          <w:rPr>
            <w:rFonts w:hint="default" w:ascii="仿宋_GB2312" w:hAnsi="仿宋_GB2312" w:cs="仿宋_GB2312"/>
            <w:lang w:bidi="ar"/>
            <w:woUserID w:val="1"/>
          </w:rPr>
          <w:t>事项</w:t>
        </w:r>
      </w:ins>
      <w:ins w:id="67" w:author="刘亚威-正数" w:date="2024-10-22T15:46:15Z">
        <w:r>
          <w:rPr>
            <w:rFonts w:hint="default" w:ascii="仿宋_GB2312" w:hAnsi="仿宋_GB2312" w:cs="仿宋_GB2312"/>
            <w:lang w:bidi="ar"/>
            <w:woUserID w:val="1"/>
          </w:rPr>
          <w:t>办理</w:t>
        </w:r>
      </w:ins>
      <w:ins w:id="68" w:author="刘亚威-正数" w:date="2024-10-22T15:46:16Z">
        <w:r>
          <w:rPr>
            <w:rFonts w:hint="default" w:ascii="仿宋_GB2312" w:hAnsi="仿宋_GB2312" w:cs="仿宋_GB2312"/>
            <w:lang w:bidi="ar"/>
            <w:woUserID w:val="1"/>
          </w:rPr>
          <w:t>的</w:t>
        </w:r>
      </w:ins>
      <w:ins w:id="69" w:author="刘亚威-正数" w:date="2024-10-22T15:46:21Z">
        <w:r>
          <w:rPr>
            <w:rFonts w:hint="default" w:ascii="仿宋_GB2312" w:hAnsi="仿宋_GB2312" w:cs="仿宋_GB2312"/>
            <w:lang w:bidi="ar"/>
            <w:woUserID w:val="1"/>
          </w:rPr>
          <w:t>可信</w:t>
        </w:r>
      </w:ins>
      <w:ins w:id="70" w:author="刘亚威-正数" w:date="2024-10-22T15:46:23Z">
        <w:r>
          <w:rPr>
            <w:rFonts w:hint="default" w:ascii="仿宋_GB2312" w:hAnsi="仿宋_GB2312" w:cs="仿宋_GB2312"/>
            <w:lang w:bidi="ar"/>
            <w:woUserID w:val="1"/>
          </w:rPr>
          <w:t>、</w:t>
        </w:r>
      </w:ins>
      <w:ins w:id="71" w:author="刘亚威-正数" w:date="2024-10-22T15:46:29Z">
        <w:r>
          <w:rPr>
            <w:rFonts w:hint="default" w:ascii="仿宋_GB2312" w:hAnsi="仿宋_GB2312" w:cs="仿宋_GB2312"/>
            <w:lang w:bidi="ar"/>
            <w:woUserID w:val="1"/>
          </w:rPr>
          <w:t>高效</w:t>
        </w:r>
      </w:ins>
      <w:ins w:id="72" w:author="刘亚威-正数" w:date="2024-10-22T15:46:45Z">
        <w:r>
          <w:rPr>
            <w:rFonts w:hint="default" w:ascii="仿宋_GB2312" w:hAnsi="仿宋_GB2312" w:cs="仿宋_GB2312"/>
            <w:lang w:bidi="ar"/>
            <w:woUserID w:val="1"/>
          </w:rPr>
          <w:t>、</w:t>
        </w:r>
      </w:ins>
      <w:ins w:id="73" w:author="刘亚威-正数" w:date="2024-10-22T15:46:47Z">
        <w:r>
          <w:rPr>
            <w:rFonts w:hint="default" w:ascii="仿宋_GB2312" w:hAnsi="仿宋_GB2312" w:cs="仿宋_GB2312"/>
            <w:lang w:bidi="ar"/>
            <w:woUserID w:val="1"/>
          </w:rPr>
          <w:t>智能</w:t>
        </w:r>
      </w:ins>
      <w:ins w:id="74" w:author="刘亚威-正数" w:date="2024-10-22T15:46:30Z">
        <w:r>
          <w:rPr>
            <w:rFonts w:hint="default" w:ascii="仿宋_GB2312" w:hAnsi="仿宋_GB2312" w:cs="仿宋_GB2312"/>
            <w:lang w:bidi="ar"/>
            <w:woUserID w:val="1"/>
          </w:rPr>
          <w:t>平台</w:t>
        </w:r>
      </w:ins>
      <w:del w:id="75" w:author="刘亚威-正数" w:date="2024-10-22T15:46:36Z">
        <w:r>
          <w:rPr>
            <w:rFonts w:hint="eastAsia" w:ascii="仿宋_GB2312" w:hAnsi="仿宋_GB2312" w:cs="仿宋_GB2312"/>
            <w:lang w:bidi="ar"/>
          </w:rPr>
          <w:delText>，</w:delText>
        </w:r>
      </w:del>
      <w:del w:id="76" w:author="刘亚威-正数" w:date="2024-10-22T15:46:36Z">
        <w:r>
          <w:rPr>
            <w:rFonts w:hint="eastAsia" w:ascii="仿宋_GB2312" w:hAnsi="仿宋_GB2312" w:cs="仿宋_GB2312"/>
          </w:rPr>
          <w:delText>助力公</w:delText>
        </w:r>
      </w:del>
      <w:del w:id="77" w:author="刘亚威-正数" w:date="2024-10-22T15:46:35Z">
        <w:r>
          <w:rPr>
            <w:rFonts w:hint="eastAsia" w:ascii="仿宋_GB2312" w:hAnsi="仿宋_GB2312" w:cs="仿宋_GB2312"/>
          </w:rPr>
          <w:delText>司降低开发成本与交付风险，实现降本增效</w:delText>
        </w:r>
      </w:del>
      <w:r>
        <w:rPr>
          <w:rFonts w:hint="eastAsia" w:ascii="仿宋_GB2312" w:hAnsi="仿宋_GB2312" w:cs="仿宋_GB2312"/>
        </w:rPr>
        <w:t>。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基于此，特申请立项。</w:t>
      </w:r>
    </w:p>
    <w:p>
      <w:pPr>
        <w:spacing w:before="240" w:line="600" w:lineRule="exact"/>
        <w:ind w:firstLine="642" w:firstLineChars="200"/>
        <w:outlineLvl w:val="0"/>
        <w:rPr>
          <w:rFonts w:ascii="黑体" w:eastAsia="黑体" w:cs="黑体"/>
        </w:rPr>
      </w:pPr>
      <w:r>
        <w:rPr>
          <w:rFonts w:hint="eastAsia" w:ascii="黑体" w:eastAsia="黑体" w:cs="黑体"/>
        </w:rPr>
        <w:t>二、建设内容</w:t>
      </w:r>
    </w:p>
    <w:p>
      <w:pPr>
        <w:pStyle w:val="13"/>
        <w:autoSpaceDN w:val="0"/>
        <w:spacing w:beforeAutospacing="0" w:afterAutospacing="0" w:line="600" w:lineRule="exact"/>
        <w:ind w:firstLine="642" w:firstLineChars="200"/>
        <w:jc w:val="both"/>
        <w:rPr>
          <w:rFonts w:hint="eastAsia" w:ascii="楷体" w:hAnsi="楷体" w:eastAsia="楷体" w:cs="楷体"/>
          <w:kern w:val="2"/>
          <w:sz w:val="32"/>
        </w:rPr>
      </w:pPr>
      <w:r>
        <w:rPr>
          <w:rFonts w:hint="eastAsia" w:ascii="楷体" w:hAnsi="楷体" w:eastAsia="楷体" w:cs="楷体"/>
          <w:kern w:val="2"/>
          <w:sz w:val="32"/>
        </w:rPr>
        <w:t>（一）产品定位</w:t>
      </w:r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  <w:color w:val="000000"/>
        </w:rPr>
      </w:pPr>
      <w:r>
        <w:rPr>
          <w:rFonts w:hint="eastAsia" w:ascii="仿宋_GB2312" w:hAnsi="仿宋_GB2312" w:cs="仿宋_GB2312"/>
        </w:rPr>
        <w:t>“</w:t>
      </w:r>
      <w:del w:id="78" w:author="刘亚威-正数" w:date="2024-10-22T15:19:53Z">
        <w:r>
          <w:rPr>
            <w:rFonts w:hint="eastAsia" w:ascii="仿宋_GB2312" w:hAnsi="仿宋_GB2312" w:cs="仿宋_GB2312"/>
          </w:rPr>
          <w:delText>混沌</w:delText>
        </w:r>
      </w:del>
      <w:ins w:id="79" w:author="刘亚威-正数" w:date="2024-10-22T15:19:53Z">
        <w:r>
          <w:rPr>
            <w:rFonts w:hint="default" w:ascii="仿宋_GB2312" w:hAnsi="仿宋_GB2312" w:cs="仿宋_GB2312"/>
          </w:rPr>
          <w:t>混元</w:t>
        </w:r>
      </w:ins>
      <w:r>
        <w:rPr>
          <w:rFonts w:hint="eastAsia" w:ascii="仿宋_GB2312" w:hAnsi="仿宋_GB2312" w:cs="仿宋_GB2312"/>
        </w:rPr>
        <w:t>”</w:t>
      </w:r>
      <w:r>
        <w:rPr>
          <w:rFonts w:hint="eastAsia" w:ascii="仿宋_GB2312" w:hAnsi="仿宋_GB2312" w:cs="仿宋_GB2312"/>
          <w:color w:val="000000"/>
        </w:rPr>
        <w:t>定义为公司自研</w:t>
      </w:r>
      <w:del w:id="80" w:author="刘亚威-正数" w:date="2024-10-22T15:47:41Z">
        <w:r>
          <w:rPr>
            <w:rFonts w:hint="eastAsia" w:ascii="仿宋_GB2312" w:hAnsi="仿宋_GB2312" w:cs="仿宋_GB2312"/>
            <w:color w:val="000000"/>
          </w:rPr>
          <w:delText>通用PaaS平台</w:delText>
        </w:r>
      </w:del>
      <w:ins w:id="81" w:author="刘亚威-正数" w:date="2024-10-22T15:47:41Z">
        <w:r>
          <w:rPr>
            <w:rFonts w:hint="default" w:ascii="仿宋_GB2312" w:hAnsi="仿宋_GB2312" w:cs="仿宋_GB2312"/>
            <w:color w:val="000000"/>
          </w:rPr>
          <w:t>政务可信大模型平台</w:t>
        </w:r>
      </w:ins>
      <w:ins w:id="82" w:author="刘亚威-正数" w:date="2024-10-22T15:49:16Z">
        <w:r>
          <w:rPr>
            <w:rFonts w:hint="default" w:ascii="仿宋_GB2312" w:hAnsi="仿宋_GB2312" w:cs="仿宋_GB2312"/>
            <w:color w:val="000000"/>
            <w:woUserID w:val="1"/>
          </w:rPr>
          <w:t>。</w:t>
        </w:r>
      </w:ins>
      <w:del w:id="83" w:author="刘亚威-正数" w:date="2024-10-22T15:49:22Z">
        <w:r>
          <w:rPr>
            <w:rFonts w:hint="eastAsia" w:ascii="仿宋_GB2312" w:hAnsi="仿宋_GB2312" w:cs="仿宋_GB2312"/>
            <w:color w:val="000000"/>
          </w:rPr>
          <w:delText>，以云原生技术为核心，支撑公司研发、测试、应用管理、自动化部署、交付、运维和安全等各方面工作。</w:delText>
        </w:r>
      </w:del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  <w:color w:val="000000"/>
        </w:rPr>
        <w:pPrChange w:id="84" w:author="刘亚威-正数" w:date="2024-10-22T15:50:30Z">
          <w:pPr>
            <w:spacing w:line="600" w:lineRule="exact"/>
            <w:ind w:firstLine="646" w:firstLineChars="200"/>
          </w:pPr>
        </w:pPrChange>
      </w:pPr>
      <w:r>
        <w:rPr>
          <w:rFonts w:hint="eastAsia" w:ascii="仿宋_GB2312" w:hAnsi="仿宋_GB2312" w:cs="仿宋_GB2312"/>
          <w:b/>
          <w:bCs/>
          <w:color w:val="000000"/>
        </w:rPr>
        <w:t>初期：</w:t>
      </w:r>
      <w:r>
        <w:rPr>
          <w:rFonts w:hint="eastAsia" w:ascii="仿宋_GB2312" w:hAnsi="仿宋_GB2312" w:cs="仿宋_GB2312"/>
          <w:color w:val="000000"/>
        </w:rPr>
        <w:t>以公司一部、二部、三部</w:t>
      </w:r>
      <w:del w:id="85" w:author="刘亚威-正数" w:date="2024-10-22T15:49:59Z">
        <w:r>
          <w:rPr>
            <w:rFonts w:hint="eastAsia" w:ascii="仿宋_GB2312" w:hAnsi="仿宋_GB2312" w:cs="仿宋_GB2312"/>
            <w:color w:val="000000"/>
          </w:rPr>
          <w:delText>和运维保障部</w:delText>
        </w:r>
      </w:del>
      <w:r>
        <w:rPr>
          <w:rFonts w:hint="eastAsia" w:ascii="仿宋_GB2312" w:hAnsi="仿宋_GB2312" w:cs="仿宋_GB2312"/>
          <w:color w:val="000000"/>
        </w:rPr>
        <w:t>业务需求为导向，解决</w:t>
      </w:r>
      <w:ins w:id="86" w:author="刘亚威-正数" w:date="2024-10-22T15:50:14Z">
        <w:r>
          <w:rPr>
            <w:rFonts w:hint="default" w:ascii="仿宋_GB2312" w:hAnsi="仿宋_GB2312" w:cs="仿宋_GB2312"/>
            <w:color w:val="000000"/>
            <w:woUserID w:val="1"/>
          </w:rPr>
          <w:t>高频</w:t>
        </w:r>
      </w:ins>
      <w:del w:id="87" w:author="刘亚威-正数" w:date="2024-10-22T15:50:11Z">
        <w:r>
          <w:rPr>
            <w:rFonts w:hint="eastAsia" w:ascii="仿宋_GB2312" w:hAnsi="仿宋_GB2312" w:cs="仿宋_GB2312"/>
            <w:color w:val="000000"/>
          </w:rPr>
          <w:delText>项目通用</w:delText>
        </w:r>
      </w:del>
      <w:r>
        <w:rPr>
          <w:rFonts w:hint="eastAsia" w:ascii="仿宋_GB2312" w:hAnsi="仿宋_GB2312" w:cs="仿宋_GB2312"/>
          <w:color w:val="000000"/>
        </w:rPr>
        <w:t>共性问题</w:t>
      </w:r>
      <w:del w:id="88" w:author="刘亚威-正数" w:date="2024-10-22T15:50:26Z">
        <w:r>
          <w:rPr>
            <w:rFonts w:hint="eastAsia" w:ascii="仿宋_GB2312" w:hAnsi="仿宋_GB2312" w:cs="仿宋_GB2312"/>
            <w:color w:val="000000"/>
          </w:rPr>
          <w:delText>，作为通用</w:delText>
        </w:r>
      </w:del>
      <w:del w:id="89" w:author="刘亚威-正数" w:date="2024-10-22T15:50:25Z">
        <w:r>
          <w:rPr>
            <w:rFonts w:hint="eastAsia" w:ascii="仿宋_GB2312" w:hAnsi="仿宋_GB2312" w:cs="仿宋_GB2312"/>
            <w:color w:val="000000"/>
          </w:rPr>
          <w:delText>底座，支撑公司内部项目研发、产品研发、测试和交付工作，实现公司技术栈统一</w:delText>
        </w:r>
      </w:del>
      <w:r>
        <w:rPr>
          <w:rFonts w:hint="eastAsia" w:ascii="仿宋_GB2312" w:hAnsi="仿宋_GB2312" w:cs="仿宋_GB2312"/>
          <w:color w:val="000000"/>
        </w:rPr>
        <w:t>。</w:t>
      </w:r>
      <w:ins w:id="90" w:author="刘亚威-正数" w:date="2024-10-22T15:49:26Z">
        <w:r>
          <w:rPr>
            <w:rFonts w:hint="eastAsia" w:ascii="仿宋_GB2312" w:hAnsi="仿宋_GB2312" w:cs="仿宋_GB2312"/>
            <w:color w:val="000000"/>
            <w:woUserID w:val="1"/>
          </w:rPr>
          <w:t>以</w:t>
        </w:r>
      </w:ins>
      <w:ins w:id="91" w:author="刘亚威-正数" w:date="2024-10-22T15:49:26Z">
        <w:r>
          <w:rPr>
            <w:rFonts w:hint="default" w:ascii="仿宋_GB2312" w:hAnsi="仿宋_GB2312" w:cs="仿宋_GB2312"/>
            <w:color w:val="000000"/>
            <w:woUserID w:val="1"/>
          </w:rPr>
          <w:t>预训练大模型</w:t>
        </w:r>
      </w:ins>
      <w:ins w:id="92" w:author="刘亚威-正数" w:date="2024-10-22T15:49:26Z">
        <w:r>
          <w:rPr>
            <w:rFonts w:hint="eastAsia" w:ascii="仿宋_GB2312" w:hAnsi="仿宋_GB2312" w:cs="仿宋_GB2312"/>
            <w:color w:val="000000"/>
            <w:woUserID w:val="1"/>
          </w:rPr>
          <w:t>为</w:t>
        </w:r>
      </w:ins>
      <w:ins w:id="93" w:author="刘亚威-正数" w:date="2024-10-22T15:49:26Z">
        <w:r>
          <w:rPr>
            <w:rFonts w:hint="default" w:ascii="仿宋_GB2312" w:hAnsi="仿宋_GB2312" w:cs="仿宋_GB2312"/>
            <w:color w:val="000000"/>
            <w:woUserID w:val="1"/>
          </w:rPr>
          <w:t>基础</w:t>
        </w:r>
      </w:ins>
      <w:ins w:id="94" w:author="刘亚威-正数" w:date="2024-10-22T15:49:26Z">
        <w:r>
          <w:rPr>
            <w:rFonts w:hint="eastAsia" w:ascii="仿宋_GB2312" w:hAnsi="仿宋_GB2312" w:cs="仿宋_GB2312"/>
            <w:color w:val="000000"/>
            <w:woUserID w:val="1"/>
          </w:rPr>
          <w:t>，</w:t>
        </w:r>
      </w:ins>
      <w:ins w:id="95" w:author="刘亚威-正数" w:date="2024-10-22T15:49:26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开发和优化大模型算法，确保模型的高效性和准确性</w:t>
        </w:r>
      </w:ins>
      <w:ins w:id="96" w:author="刘亚威-正数" w:date="2024-10-22T15:49:26Z">
        <w:r>
          <w:rPr>
            <w:rFonts w:ascii="宋体" w:hAnsi="宋体" w:eastAsia="宋体" w:cs="宋体"/>
            <w:sz w:val="24"/>
            <w:szCs w:val="24"/>
            <w:woUserID w:val="1"/>
          </w:rPr>
          <w:t xml:space="preserve"> </w:t>
        </w:r>
      </w:ins>
      <w:ins w:id="97" w:author="刘亚威-正数" w:date="2024-10-22T15:49:26Z">
        <w:r>
          <w:rPr>
            <w:rFonts w:hint="eastAsia" w:ascii="仿宋_GB2312" w:hAnsi="仿宋_GB2312" w:cs="仿宋_GB2312"/>
            <w:color w:val="000000"/>
            <w:woUserID w:val="1"/>
          </w:rPr>
          <w:t>。</w:t>
        </w:r>
      </w:ins>
    </w:p>
    <w:p>
      <w:pPr>
        <w:spacing w:line="600" w:lineRule="exact"/>
        <w:ind w:firstLine="642" w:firstLineChars="200"/>
        <w:rPr>
          <w:rFonts w:hint="default" w:ascii="仿宋_GB2312" w:hAnsi="仿宋_GB2312" w:cs="仿宋_GB2312"/>
          <w:color w:val="000000"/>
          <w:woUserID w:val="1"/>
        </w:rPr>
      </w:pPr>
      <w:r>
        <w:rPr>
          <w:rFonts w:hint="eastAsia" w:ascii="仿宋_GB2312" w:hAnsi="仿宋_GB2312" w:cs="仿宋_GB2312"/>
          <w:b/>
          <w:bCs/>
          <w:color w:val="000000"/>
        </w:rPr>
        <w:t>中期：</w:t>
      </w:r>
      <w:r>
        <w:rPr>
          <w:rFonts w:hint="eastAsia" w:ascii="仿宋_GB2312" w:hAnsi="仿宋_GB2312" w:cs="仿宋_GB2312"/>
          <w:color w:val="000000"/>
        </w:rPr>
        <w:t>作为项目和产品的通用底座，</w:t>
      </w:r>
      <w:del w:id="98" w:author="刘亚威-正数" w:date="2024-10-22T15:52:11Z">
        <w:r>
          <w:rPr>
            <w:rFonts w:hint="eastAsia" w:ascii="仿宋_GB2312" w:hAnsi="仿宋_GB2312" w:cs="仿宋_GB2312"/>
            <w:color w:val="000000"/>
          </w:rPr>
          <w:delText>贯穿项目或产品交付的全生命周期，形成一套完善的最佳实践方案，完成从开发到交付运维的流程化，标准化，实现项目的降本增效。</w:delText>
        </w:r>
      </w:del>
      <w:ins w:id="99" w:author="刘亚威-正数" w:date="2024-10-22T15:49:05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与现有的政务系统进行深度集成，</w:t>
        </w:r>
      </w:ins>
      <w:ins w:id="100" w:author="刘亚威-正数" w:date="2024-10-22T15:52:18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对</w:t>
        </w:r>
      </w:ins>
      <w:ins w:id="101" w:author="刘亚威-正数" w:date="2024-10-22T15:52:19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现有</w:t>
        </w:r>
      </w:ins>
      <w:ins w:id="102" w:author="刘亚威-正数" w:date="2024-10-22T15:52:20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项目</w:t>
        </w:r>
      </w:ins>
      <w:ins w:id="103" w:author="刘亚威-正数" w:date="2024-10-22T15:52:21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进行</w:t>
        </w:r>
      </w:ins>
      <w:ins w:id="104" w:author="刘亚威-正数" w:date="2024-10-22T15:52:24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升级</w:t>
        </w:r>
      </w:ins>
      <w:ins w:id="105" w:author="刘亚威-正数" w:date="2024-10-22T15:52:26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优化</w:t>
        </w:r>
      </w:ins>
      <w:ins w:id="106" w:author="刘亚威-正数" w:date="2024-10-22T15:52:27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，</w:t>
        </w:r>
      </w:ins>
      <w:ins w:id="107" w:author="刘亚威-正数" w:date="2024-10-22T15:49:05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确保数据的无缝传输和处理</w:t>
        </w:r>
      </w:ins>
      <w:ins w:id="108" w:author="刘亚威-正数" w:date="2024-10-22T15:52:33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。</w:t>
        </w:r>
      </w:ins>
    </w:p>
    <w:p>
      <w:pPr>
        <w:pStyle w:val="13"/>
        <w:autoSpaceDN w:val="0"/>
        <w:spacing w:beforeAutospacing="0" w:afterAutospacing="0" w:line="600" w:lineRule="exact"/>
        <w:ind w:firstLine="642" w:firstLineChars="200"/>
        <w:jc w:val="both"/>
        <w:rPr>
          <w:rFonts w:hint="eastAsia" w:ascii="仿宋_GB2312" w:hAnsi="仿宋_GB2312" w:cs="仿宋_GB2312"/>
          <w:color w:val="000000"/>
          <w:kern w:val="2"/>
          <w:sz w:val="32"/>
        </w:rPr>
      </w:pPr>
      <w:r>
        <w:rPr>
          <w:rFonts w:hint="eastAsia" w:ascii="仿宋_GB2312" w:hAnsi="仿宋_GB2312" w:cs="仿宋_GB2312"/>
          <w:b/>
          <w:bCs/>
          <w:color w:val="000000"/>
          <w:kern w:val="2"/>
          <w:sz w:val="32"/>
        </w:rPr>
        <w:t>远期：</w:t>
      </w:r>
      <w:r>
        <w:rPr>
          <w:rFonts w:hint="eastAsia" w:ascii="仿宋_GB2312" w:hAnsi="仿宋_GB2312" w:cs="仿宋_GB2312"/>
          <w:color w:val="000000"/>
          <w:kern w:val="2"/>
          <w:sz w:val="32"/>
        </w:rPr>
        <w:t>作为公司孵化的成熟产品，形成稳定可靠的政府行业</w:t>
      </w:r>
      <w:ins w:id="109" w:author="刘亚威-正数" w:date="2024-10-22T15:56:19Z">
        <w:r>
          <w:rPr>
            <w:rFonts w:hint="default" w:ascii="仿宋_GB2312" w:hAnsi="仿宋_GB2312" w:cs="仿宋_GB2312"/>
            <w:color w:val="000000"/>
            <w:kern w:val="2"/>
            <w:sz w:val="32"/>
            <w:woUserID w:val="1"/>
          </w:rPr>
          <w:t>大模型</w:t>
        </w:r>
      </w:ins>
      <w:r>
        <w:rPr>
          <w:rFonts w:hint="eastAsia" w:ascii="仿宋_GB2312" w:hAnsi="仿宋_GB2312" w:cs="仿宋_GB2312"/>
          <w:color w:val="000000"/>
          <w:kern w:val="2"/>
          <w:sz w:val="32"/>
        </w:rPr>
        <w:t>解决方案，构建产品支撑服务体系，具备市场化竞争力，成为公司核心产品。</w:t>
      </w:r>
    </w:p>
    <w:p>
      <w:pPr>
        <w:pStyle w:val="13"/>
        <w:autoSpaceDN w:val="0"/>
        <w:spacing w:beforeAutospacing="0" w:afterAutospacing="0" w:line="600" w:lineRule="exact"/>
        <w:ind w:firstLine="642" w:firstLineChars="200"/>
        <w:jc w:val="both"/>
        <w:rPr>
          <w:rFonts w:hint="eastAsia" w:ascii="楷体" w:hAnsi="楷体" w:eastAsia="楷体" w:cs="楷体"/>
          <w:kern w:val="2"/>
          <w:sz w:val="32"/>
        </w:rPr>
      </w:pPr>
      <w:r>
        <w:rPr>
          <w:rFonts w:hint="eastAsia" w:ascii="楷体" w:hAnsi="楷体" w:eastAsia="楷体" w:cs="楷体"/>
          <w:kern w:val="2"/>
          <w:sz w:val="32"/>
        </w:rPr>
        <w:t>（二）主要建设内容</w:t>
      </w:r>
    </w:p>
    <w:p>
      <w:pPr>
        <w:pStyle w:val="13"/>
        <w:autoSpaceDN w:val="0"/>
        <w:spacing w:beforeAutospacing="0" w:afterAutospacing="0" w:line="600" w:lineRule="exact"/>
        <w:ind w:firstLine="642" w:firstLineChars="200"/>
        <w:jc w:val="both"/>
        <w:rPr>
          <w:rFonts w:hint="eastAsia" w:ascii="仿宋_GB2312" w:hAnsi="仿宋_GB2312" w:cs="仿宋_GB2312"/>
          <w:kern w:val="2"/>
          <w:sz w:val="32"/>
          <w:lang w:bidi="ar"/>
        </w:rPr>
      </w:pPr>
      <w:r>
        <w:rPr>
          <w:rFonts w:hint="eastAsia" w:ascii="仿宋_GB2312" w:hAnsi="仿宋_GB2312" w:cs="仿宋_GB2312"/>
          <w:kern w:val="2"/>
          <w:sz w:val="32"/>
        </w:rPr>
        <w:t>“</w:t>
      </w:r>
      <w:del w:id="110" w:author="刘亚威-正数" w:date="2024-10-22T15:19:53Z">
        <w:r>
          <w:rPr>
            <w:rFonts w:hint="eastAsia" w:ascii="仿宋_GB2312" w:hAnsi="仿宋_GB2312" w:cs="仿宋_GB2312"/>
            <w:kern w:val="2"/>
            <w:sz w:val="32"/>
          </w:rPr>
          <w:delText>混沌</w:delText>
        </w:r>
      </w:del>
      <w:ins w:id="111" w:author="刘亚威-正数" w:date="2024-10-22T15:19:53Z">
        <w:r>
          <w:rPr>
            <w:rFonts w:hint="default" w:ascii="仿宋_GB2312" w:hAnsi="仿宋_GB2312" w:cs="仿宋_GB2312"/>
            <w:kern w:val="2"/>
            <w:sz w:val="32"/>
          </w:rPr>
          <w:t>混元</w:t>
        </w:r>
      </w:ins>
      <w:r>
        <w:rPr>
          <w:rFonts w:hint="eastAsia" w:ascii="仿宋_GB2312" w:hAnsi="仿宋_GB2312" w:cs="仿宋_GB2312"/>
          <w:kern w:val="2"/>
          <w:sz w:val="32"/>
        </w:rPr>
        <w:t>V1.0”基于社区开源，采用</w:t>
      </w:r>
      <w:ins w:id="112" w:author="刘亚威-正数" w:date="2024-10-22T15:53:12Z">
        <w:r>
          <w:rPr>
            <w:rFonts w:hint="default" w:ascii="仿宋_GB2312" w:hAnsi="仿宋_GB2312" w:cs="仿宋_GB2312"/>
            <w:kern w:val="2"/>
            <w:sz w:val="32"/>
            <w:woUserID w:val="1"/>
          </w:rPr>
          <w:t>大模型</w:t>
        </w:r>
      </w:ins>
      <w:del w:id="113" w:author="刘亚威-正数" w:date="2024-10-22T15:53:11Z">
        <w:r>
          <w:rPr>
            <w:rFonts w:hint="eastAsia" w:ascii="仿宋_GB2312" w:hAnsi="仿宋_GB2312" w:cs="仿宋_GB2312"/>
            <w:kern w:val="2"/>
            <w:sz w:val="32"/>
          </w:rPr>
          <w:delText>云计算</w:delText>
        </w:r>
      </w:del>
      <w:r>
        <w:rPr>
          <w:rFonts w:hint="eastAsia" w:ascii="仿宋_GB2312" w:hAnsi="仿宋_GB2312" w:cs="仿宋_GB2312"/>
          <w:kern w:val="2"/>
          <w:sz w:val="32"/>
        </w:rPr>
        <w:t>技术，以“</w:t>
      </w:r>
      <w:ins w:id="114" w:author="刘亚威-正数" w:date="2024-10-22T15:53:20Z">
        <w:r>
          <w:rPr>
            <w:rFonts w:hint="default" w:ascii="仿宋_GB2312" w:hAnsi="仿宋_GB2312" w:cs="仿宋_GB2312"/>
            <w:kern w:val="2"/>
            <w:sz w:val="32"/>
            <w:woUserID w:val="1"/>
          </w:rPr>
          <w:t>预训练</w:t>
        </w:r>
      </w:ins>
      <w:ins w:id="115" w:author="刘亚威-正数" w:date="2024-10-22T15:53:22Z">
        <w:r>
          <w:rPr>
            <w:rFonts w:hint="default" w:ascii="仿宋_GB2312" w:hAnsi="仿宋_GB2312" w:cs="仿宋_GB2312"/>
            <w:kern w:val="2"/>
            <w:sz w:val="32"/>
            <w:woUserID w:val="1"/>
          </w:rPr>
          <w:t>+</w:t>
        </w:r>
      </w:ins>
      <w:ins w:id="116" w:author="刘亚威-正数" w:date="2024-10-22T15:53:23Z">
        <w:r>
          <w:rPr>
            <w:rFonts w:hint="default" w:ascii="仿宋_GB2312" w:hAnsi="仿宋_GB2312" w:cs="仿宋_GB2312"/>
            <w:kern w:val="2"/>
            <w:sz w:val="32"/>
            <w:woUserID w:val="1"/>
          </w:rPr>
          <w:t>微调</w:t>
        </w:r>
      </w:ins>
      <w:del w:id="117" w:author="刘亚威-正数" w:date="2024-10-22T15:53:19Z">
        <w:r>
          <w:rPr>
            <w:rFonts w:hint="eastAsia" w:ascii="仿宋_GB2312" w:hAnsi="仿宋_GB2312" w:cs="仿宋_GB2312"/>
            <w:kern w:val="2"/>
            <w:sz w:val="32"/>
          </w:rPr>
          <w:delText>Docker + Kubernetes</w:delText>
        </w:r>
      </w:del>
      <w:r>
        <w:rPr>
          <w:rFonts w:hint="eastAsia" w:ascii="仿宋_GB2312" w:hAnsi="仿宋_GB2312" w:cs="仿宋_GB2312"/>
          <w:kern w:val="2"/>
          <w:sz w:val="32"/>
        </w:rPr>
        <w:t>”为基础，建立</w:t>
      </w:r>
      <w:ins w:id="118" w:author="刘亚威-正数" w:date="2024-10-22T15:53:39Z">
        <w:r>
          <w:rPr>
            <w:rFonts w:hint="default" w:ascii="仿宋_GB2312" w:hAnsi="仿宋_GB2312" w:cs="仿宋_GB2312"/>
            <w:kern w:val="2"/>
            <w:sz w:val="32"/>
            <w:woUserID w:val="1"/>
          </w:rPr>
          <w:t>可信</w:t>
        </w:r>
      </w:ins>
      <w:ins w:id="119" w:author="刘亚威-正数" w:date="2024-10-22T15:53:40Z">
        <w:r>
          <w:rPr>
            <w:rFonts w:hint="default" w:ascii="仿宋_GB2312" w:hAnsi="仿宋_GB2312" w:cs="仿宋_GB2312"/>
            <w:kern w:val="2"/>
            <w:sz w:val="32"/>
            <w:woUserID w:val="1"/>
          </w:rPr>
          <w:t>、</w:t>
        </w:r>
      </w:ins>
      <w:ins w:id="120" w:author="刘亚威-正数" w:date="2024-10-22T15:53:44Z">
        <w:r>
          <w:rPr>
            <w:rFonts w:hint="default" w:ascii="仿宋_GB2312" w:hAnsi="仿宋_GB2312" w:cs="仿宋_GB2312"/>
            <w:kern w:val="2"/>
            <w:sz w:val="32"/>
            <w:woUserID w:val="1"/>
          </w:rPr>
          <w:t>高效</w:t>
        </w:r>
      </w:ins>
      <w:del w:id="121" w:author="刘亚威-正数" w:date="2024-10-22T15:53:38Z">
        <w:r>
          <w:rPr>
            <w:rFonts w:hint="eastAsia" w:ascii="仿宋_GB2312" w:hAnsi="仿宋_GB2312" w:cs="仿宋_GB2312"/>
            <w:kern w:val="2"/>
            <w:sz w:val="32"/>
          </w:rPr>
          <w:delText>一朵云、多租户、全覆盖、自动化、可扩展</w:delText>
        </w:r>
      </w:del>
      <w:r>
        <w:rPr>
          <w:rFonts w:hint="eastAsia" w:ascii="仿宋_GB2312" w:hAnsi="仿宋_GB2312" w:cs="仿宋_GB2312"/>
          <w:kern w:val="2"/>
          <w:sz w:val="32"/>
        </w:rPr>
        <w:t>的</w:t>
      </w:r>
      <w:ins w:id="122" w:author="刘亚威-正数" w:date="2024-10-22T15:53:53Z">
        <w:r>
          <w:rPr>
            <w:rFonts w:hint="default" w:ascii="仿宋_GB2312" w:hAnsi="仿宋_GB2312" w:cs="仿宋_GB2312"/>
            <w:kern w:val="2"/>
            <w:sz w:val="32"/>
            <w:woUserID w:val="1"/>
          </w:rPr>
          <w:t>政务</w:t>
        </w:r>
      </w:ins>
      <w:ins w:id="123" w:author="刘亚威-正数" w:date="2024-10-22T15:53:50Z">
        <w:r>
          <w:rPr>
            <w:rFonts w:hint="default" w:ascii="仿宋_GB2312" w:hAnsi="仿宋_GB2312" w:cs="仿宋_GB2312"/>
            <w:kern w:val="2"/>
            <w:sz w:val="32"/>
            <w:woUserID w:val="1"/>
          </w:rPr>
          <w:t>大模型</w:t>
        </w:r>
      </w:ins>
      <w:del w:id="124" w:author="刘亚威-正数" w:date="2024-10-22T15:53:49Z">
        <w:r>
          <w:rPr>
            <w:rFonts w:hint="eastAsia" w:ascii="仿宋_GB2312" w:hAnsi="仿宋_GB2312" w:cs="仿宋_GB2312"/>
            <w:kern w:val="2"/>
            <w:sz w:val="32"/>
          </w:rPr>
          <w:delText>容器云</w:delText>
        </w:r>
      </w:del>
      <w:r>
        <w:rPr>
          <w:rFonts w:hint="eastAsia" w:ascii="仿宋_GB2312" w:hAnsi="仿宋_GB2312" w:cs="仿宋_GB2312"/>
          <w:kern w:val="2"/>
          <w:sz w:val="32"/>
        </w:rPr>
        <w:t>平台。该平台</w:t>
      </w:r>
      <w:ins w:id="125" w:author="刘亚威-正数" w:date="2024-10-22T15:54:26Z">
        <w:r>
          <w:rPr>
            <w:rFonts w:hint="default" w:ascii="仿宋_GB2312" w:hAnsi="仿宋_GB2312" w:cs="仿宋_GB2312"/>
            <w:kern w:val="2"/>
            <w:sz w:val="32"/>
            <w:woUserID w:val="1"/>
          </w:rPr>
          <w:t>可</w:t>
        </w:r>
      </w:ins>
      <w:del w:id="126" w:author="刘亚威-正数" w:date="2024-10-22T15:54:36Z">
        <w:r>
          <w:rPr>
            <w:rFonts w:hint="eastAsia" w:ascii="仿宋_GB2312" w:hAnsi="仿宋_GB2312" w:cs="仿宋_GB2312"/>
            <w:kern w:val="2"/>
            <w:sz w:val="32"/>
          </w:rPr>
          <w:delText>将</w:delText>
        </w:r>
      </w:del>
      <w:r>
        <w:rPr>
          <w:rFonts w:hint="eastAsia" w:ascii="仿宋_GB2312" w:hAnsi="仿宋_GB2312" w:cs="仿宋_GB2312"/>
          <w:kern w:val="2"/>
          <w:sz w:val="32"/>
          <w:lang w:bidi="ar"/>
        </w:rPr>
        <w:t>全面</w:t>
      </w:r>
      <w:del w:id="127" w:author="刘亚威-正数" w:date="2024-10-22T15:54:33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适配裸金属、虚拟机、原生K8S以及信创环境</w:delText>
        </w:r>
      </w:del>
      <w:ins w:id="128" w:author="刘亚威-正数" w:date="2024-10-22T15:54:39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涵盖</w:t>
        </w:r>
      </w:ins>
      <w:ins w:id="129" w:author="刘亚威-正数" w:date="2024-10-22T15:54:41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各领域</w:t>
        </w:r>
      </w:ins>
      <w:ins w:id="130" w:author="刘亚威-正数" w:date="2024-10-22T15:54:42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政务</w:t>
        </w:r>
      </w:ins>
      <w:ins w:id="131" w:author="刘亚威-正数" w:date="2024-10-22T15:54:44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数据</w:t>
        </w:r>
      </w:ins>
      <w:ins w:id="132" w:author="刘亚威-正数" w:date="2024-10-22T15:54:49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和</w:t>
        </w:r>
      </w:ins>
      <w:ins w:id="133" w:author="刘亚威-正数" w:date="2024-10-22T15:54:51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事项</w:t>
        </w:r>
      </w:ins>
      <w:ins w:id="134" w:author="刘亚威-正数" w:date="2024-10-22T15:55:03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流程</w:t>
        </w:r>
      </w:ins>
      <w:r>
        <w:rPr>
          <w:rFonts w:hint="eastAsia" w:ascii="仿宋_GB2312" w:hAnsi="仿宋_GB2312" w:cs="仿宋_GB2312"/>
          <w:kern w:val="2"/>
          <w:sz w:val="32"/>
          <w:lang w:bidi="ar"/>
        </w:rPr>
        <w:t>，为上层应用提供统一的能力支撑，主要建设内容包括：</w:t>
      </w:r>
      <w:ins w:id="135" w:author="刘亚威-正数" w:date="2024-10-22T15:55:33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预训练</w:t>
        </w:r>
      </w:ins>
      <w:ins w:id="136" w:author="刘亚威-正数" w:date="2024-10-22T15:55:22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大</w:t>
        </w:r>
      </w:ins>
      <w:del w:id="137" w:author="刘亚威-正数" w:date="2024-10-22T15:55:21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支持多种网络</w:delText>
        </w:r>
      </w:del>
      <w:r>
        <w:rPr>
          <w:rFonts w:hint="eastAsia" w:ascii="仿宋_GB2312" w:hAnsi="仿宋_GB2312" w:cs="仿宋_GB2312"/>
          <w:kern w:val="2"/>
          <w:sz w:val="32"/>
          <w:lang w:bidi="ar"/>
        </w:rPr>
        <w:t>模型</w:t>
      </w:r>
      <w:ins w:id="138" w:author="刘亚威-正数" w:date="2024-10-22T15:55:26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部署</w:t>
        </w:r>
      </w:ins>
      <w:r>
        <w:rPr>
          <w:rFonts w:hint="eastAsia" w:ascii="仿宋_GB2312" w:hAnsi="仿宋_GB2312" w:cs="仿宋_GB2312"/>
        </w:rPr>
        <w:t>、</w:t>
      </w:r>
      <w:del w:id="139" w:author="刘亚威-正数" w:date="2024-10-22T15:56:08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多</w:delText>
        </w:r>
      </w:del>
      <w:del w:id="140" w:author="刘亚威-正数" w:date="2024-10-22T15:56:03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租户管理</w:delText>
        </w:r>
      </w:del>
      <w:ins w:id="141" w:author="刘亚威-正数" w:date="2024-10-22T15:56:47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数据</w:t>
        </w:r>
      </w:ins>
      <w:ins w:id="142" w:author="刘亚威-正数" w:date="2024-10-22T15:56:53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预处理</w:t>
        </w:r>
      </w:ins>
      <w:ins w:id="143" w:author="刘亚威-正数" w:date="2024-10-22T15:56:54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、</w:t>
        </w:r>
      </w:ins>
      <w:ins w:id="144" w:author="刘亚威-正数" w:date="2024-10-22T15:56:41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模型</w:t>
        </w:r>
      </w:ins>
      <w:ins w:id="145" w:author="刘亚威-正数" w:date="2024-10-22T15:56:42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微调</w:t>
        </w:r>
      </w:ins>
      <w:ins w:id="146" w:author="刘亚威-正数" w:date="2024-10-22T15:57:02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、</w:t>
        </w:r>
      </w:ins>
      <w:ins w:id="147" w:author="刘亚威-正数" w:date="2024-10-22T15:57:04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模型</w:t>
        </w:r>
      </w:ins>
      <w:ins w:id="148" w:author="刘亚威-正数" w:date="2024-10-22T15:57:05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监督</w:t>
        </w:r>
      </w:ins>
      <w:ins w:id="149" w:author="刘亚威-正数" w:date="2024-10-22T15:56:44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、</w:t>
        </w:r>
      </w:ins>
      <w:ins w:id="150" w:author="刘亚威-正数" w:date="2024-10-22T15:58:01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服务</w:t>
        </w:r>
      </w:ins>
      <w:ins w:id="151" w:author="刘亚威-正数" w:date="2024-10-22T15:57:37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对齐</w:t>
        </w:r>
      </w:ins>
      <w:ins w:id="152" w:author="刘亚威-正数" w:date="2024-10-22T15:57:39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、</w:t>
        </w:r>
      </w:ins>
      <w:r>
        <w:rPr>
          <w:rFonts w:hint="eastAsia" w:ascii="仿宋_GB2312" w:hAnsi="仿宋_GB2312" w:cs="仿宋_GB2312"/>
          <w:kern w:val="2"/>
          <w:sz w:val="32"/>
          <w:lang w:bidi="ar"/>
        </w:rPr>
        <w:t>能力</w:t>
      </w:r>
      <w:ins w:id="153" w:author="刘亚威-正数" w:date="2024-10-22T15:57:10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输出</w:t>
        </w:r>
      </w:ins>
      <w:del w:id="154" w:author="刘亚威-正数" w:date="2024-10-22T15:57:25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、一键部署能力、中间件管理能力、CICD能力</w:delText>
        </w:r>
      </w:del>
      <w:r>
        <w:rPr>
          <w:rFonts w:hint="eastAsia" w:ascii="仿宋_GB2312" w:hAnsi="仿宋_GB2312" w:cs="仿宋_GB2312"/>
          <w:kern w:val="2"/>
          <w:sz w:val="32"/>
          <w:lang w:bidi="ar"/>
        </w:rPr>
        <w:t>、</w:t>
      </w:r>
      <w:ins w:id="155" w:author="刘亚威-正数" w:date="2024-10-22T15:58:22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反馈</w:t>
        </w:r>
      </w:ins>
      <w:ins w:id="156" w:author="刘亚威-正数" w:date="2024-10-22T15:58:27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搜集</w:t>
        </w:r>
      </w:ins>
      <w:ins w:id="157" w:author="刘亚威-正数" w:date="2024-10-22T15:58:17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持续</w:t>
        </w:r>
      </w:ins>
      <w:ins w:id="158" w:author="刘亚威-正数" w:date="2024-10-22T15:58:32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迭代</w:t>
        </w:r>
      </w:ins>
      <w:del w:id="159" w:author="刘亚威-正数" w:date="2024-10-22T15:58:16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应用管理</w:delText>
        </w:r>
      </w:del>
      <w:del w:id="160" w:author="刘亚威-正数" w:date="2024-10-22T15:58:20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能力</w:delText>
        </w:r>
      </w:del>
      <w:r>
        <w:rPr>
          <w:rFonts w:hint="eastAsia" w:ascii="仿宋_GB2312" w:hAnsi="仿宋_GB2312" w:cs="仿宋_GB2312"/>
          <w:kern w:val="2"/>
          <w:sz w:val="32"/>
          <w:lang w:bidi="ar"/>
        </w:rPr>
        <w:t>。</w:t>
      </w:r>
    </w:p>
    <w:p>
      <w:pPr>
        <w:pStyle w:val="13"/>
        <w:autoSpaceDN w:val="0"/>
        <w:spacing w:beforeAutospacing="0" w:afterAutospacing="0" w:line="600" w:lineRule="exact"/>
        <w:ind w:firstLine="642" w:firstLineChars="200"/>
        <w:jc w:val="both"/>
        <w:rPr>
          <w:rFonts w:hint="eastAsia" w:ascii="仿宋_GB2312" w:hAnsi="仿宋_GB2312" w:cs="仿宋_GB2312"/>
          <w:kern w:val="2"/>
          <w:sz w:val="32"/>
          <w:lang w:bidi="ar"/>
        </w:rPr>
      </w:pPr>
      <w:r>
        <w:rPr>
          <w:rFonts w:hint="eastAsia" w:ascii="仿宋_GB2312" w:hAnsi="仿宋_GB2312" w:cs="仿宋_GB2312"/>
          <w:kern w:val="2"/>
          <w:sz w:val="32"/>
          <w:lang w:bidi="ar"/>
        </w:rPr>
        <w:t>针对前期沟通调研及现有基础功能，本次立项的“</w:t>
      </w:r>
      <w:del w:id="161" w:author="刘亚威-正数" w:date="2024-10-22T15:19:53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混沌</w:delText>
        </w:r>
      </w:del>
      <w:ins w:id="162" w:author="刘亚威-正数" w:date="2024-10-22T15:19:53Z">
        <w:r>
          <w:rPr>
            <w:rFonts w:hint="default" w:ascii="仿宋_GB2312" w:hAnsi="仿宋_GB2312" w:cs="仿宋_GB2312"/>
            <w:kern w:val="2"/>
            <w:sz w:val="32"/>
            <w:lang w:bidi="ar"/>
          </w:rPr>
          <w:t>混元</w:t>
        </w:r>
      </w:ins>
      <w:r>
        <w:rPr>
          <w:rFonts w:hint="eastAsia" w:ascii="仿宋_GB2312" w:hAnsi="仿宋_GB2312" w:cs="仿宋_GB2312"/>
          <w:kern w:val="2"/>
          <w:sz w:val="32"/>
          <w:lang w:bidi="ar"/>
        </w:rPr>
        <w:t>V1.0”主要建设内容有：</w:t>
      </w:r>
    </w:p>
    <w:p>
      <w:pPr>
        <w:pStyle w:val="13"/>
        <w:autoSpaceDN w:val="0"/>
        <w:spacing w:beforeAutospacing="0" w:afterAutospacing="0" w:line="600" w:lineRule="exact"/>
        <w:ind w:firstLine="642" w:firstLineChars="200"/>
        <w:jc w:val="both"/>
        <w:rPr>
          <w:ins w:id="163" w:author="刘亚威-正数" w:date="2024-10-22T17:04:17Z"/>
          <w:rFonts w:hint="eastAsia" w:ascii="仿宋_GB2312" w:hAnsi="仿宋_GB2312" w:cs="仿宋_GB2312"/>
          <w:kern w:val="2"/>
          <w:sz w:val="32"/>
          <w:lang w:bidi="ar"/>
        </w:rPr>
      </w:pPr>
      <w:r>
        <w:rPr>
          <w:rFonts w:hint="eastAsia" w:ascii="仿宋_GB2312" w:hAnsi="仿宋_GB2312" w:cs="仿宋_GB2312"/>
          <w:b/>
          <w:bCs/>
          <w:kern w:val="2"/>
          <w:sz w:val="32"/>
          <w:lang w:bidi="ar"/>
        </w:rPr>
        <w:t>一是基于开源</w:t>
      </w:r>
      <w:ins w:id="164" w:author="刘亚威-正数" w:date="2024-10-22T15:58:56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大模型</w:t>
        </w:r>
      </w:ins>
      <w:del w:id="165" w:author="刘亚威-正数" w:date="2024-10-22T15:58:55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平台</w:delText>
        </w:r>
      </w:del>
      <w:r>
        <w:rPr>
          <w:rFonts w:hint="eastAsia" w:ascii="仿宋_GB2312" w:hAnsi="仿宋_GB2312" w:cs="仿宋_GB2312"/>
          <w:b/>
          <w:bCs/>
          <w:kern w:val="2"/>
          <w:sz w:val="32"/>
          <w:lang w:bidi="ar"/>
        </w:rPr>
        <w:t>进行产品架构设计</w:t>
      </w:r>
      <w:r>
        <w:rPr>
          <w:rFonts w:hint="eastAsia" w:ascii="仿宋_GB2312" w:hAnsi="仿宋_GB2312" w:cs="仿宋_GB2312"/>
          <w:kern w:val="2"/>
          <w:sz w:val="32"/>
          <w:lang w:bidi="ar"/>
        </w:rPr>
        <w:t>，基于开源</w:t>
      </w:r>
      <w:ins w:id="166" w:author="刘亚威-正数" w:date="2024-10-22T15:59:03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大模型</w:t>
        </w:r>
      </w:ins>
      <w:del w:id="167" w:author="刘亚威-正数" w:date="2024-10-22T15:59:03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组件</w:delText>
        </w:r>
      </w:del>
      <w:del w:id="168" w:author="刘亚威-正数" w:date="2024-10-22T15:59:11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（</w:delText>
        </w:r>
      </w:del>
      <w:del w:id="169" w:author="刘亚威-正数" w:date="2024-10-22T15:59:10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Kubesphere + Docker + Jenkins + Harbor</w:delText>
        </w:r>
      </w:del>
      <w:del w:id="170" w:author="刘亚威-正数" w:date="2024-10-22T15:59:11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）</w:delText>
        </w:r>
      </w:del>
      <w:r>
        <w:rPr>
          <w:rFonts w:hint="eastAsia" w:ascii="仿宋_GB2312" w:hAnsi="仿宋_GB2312" w:cs="仿宋_GB2312"/>
          <w:kern w:val="2"/>
          <w:sz w:val="32"/>
          <w:lang w:bidi="ar"/>
        </w:rPr>
        <w:t>进行整体架构设计，对平台非必要组件进行裁剪，对部分组件进行替换。</w:t>
      </w:r>
      <w:del w:id="171" w:author="刘亚威-正数" w:date="2024-10-22T17:06:17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二是现有平台前端页面重构,统一UI设计风格</w:delText>
        </w:r>
      </w:del>
      <w:del w:id="172" w:author="刘亚威-正数" w:date="2024-10-22T17:06:17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，通过将前端页面重构，将该平台打造成为正数标准化产品。</w:delText>
        </w:r>
      </w:del>
      <w:ins w:id="173" w:author="刘亚威-正数" w:date="2024-10-22T17:05:40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二</w:t>
        </w:r>
      </w:ins>
      <w:del w:id="174" w:author="刘亚威-正数" w:date="2024-10-22T17:05:38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三</w:delText>
        </w:r>
      </w:del>
      <w:r>
        <w:rPr>
          <w:rFonts w:hint="eastAsia" w:ascii="仿宋_GB2312" w:hAnsi="仿宋_GB2312" w:cs="仿宋_GB2312"/>
          <w:b/>
          <w:bCs/>
          <w:kern w:val="2"/>
          <w:sz w:val="32"/>
          <w:lang w:bidi="ar"/>
        </w:rPr>
        <w:t>是</w:t>
      </w:r>
      <w:del w:id="175" w:author="刘亚威-正数" w:date="2024-10-22T17:02:31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建设</w:delText>
        </w:r>
      </w:del>
      <w:ins w:id="176" w:author="刘亚威-正数" w:date="2024-10-22T17:02:27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数据收集与处理</w:t>
        </w:r>
      </w:ins>
      <w:ins w:id="177" w:author="刘亚威-正数" w:date="2024-10-22T17:02:38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。</w:t>
        </w:r>
      </w:ins>
      <w:ins w:id="178" w:author="刘亚威-正数" w:date="2024-10-22T17:02:27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收集与政务服务相关的数据，包括文本数据、</w:t>
        </w:r>
      </w:ins>
      <w:ins w:id="179" w:author="刘亚威-正数" w:date="2024-10-22T17:03:17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事项数据</w:t>
        </w:r>
      </w:ins>
      <w:ins w:id="180" w:author="刘亚威-正数" w:date="2024-10-22T17:03:29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、</w:t>
        </w:r>
      </w:ins>
      <w:ins w:id="181" w:author="刘亚威-正数" w:date="2024-10-22T17:03:44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历史</w:t>
        </w:r>
      </w:ins>
      <w:ins w:id="182" w:author="刘亚威-正数" w:date="2024-10-22T17:03:45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记录</w:t>
        </w:r>
      </w:ins>
      <w:ins w:id="183" w:author="刘亚威-正数" w:date="2024-10-22T17:02:27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。对收集的数据进行清洗和标注，确保数据的质量和适用性。</w:t>
        </w:r>
      </w:ins>
      <w:del w:id="184" w:author="刘亚威-正数" w:date="2024-10-22T16:21:46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应用商店，</w:delText>
        </w:r>
      </w:del>
      <w:del w:id="185" w:author="刘亚威-正数" w:date="2024-10-22T16:21:46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增加应用商店功能，将公司各项目已经打磨成熟、复用率极高的运维管理平台、用户中心、流程表单、压测平台等组件作为企业级应用产品，集成至应用商店内</w:delText>
        </w:r>
      </w:del>
      <w:del w:id="186" w:author="刘亚威-正数" w:date="2024-10-22T17:04:12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。</w:delText>
        </w:r>
      </w:del>
      <w:del w:id="187" w:author="刘亚威-正数" w:date="2024-10-22T17:04:12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四</w:delText>
        </w:r>
      </w:del>
      <w:del w:id="188" w:author="刘亚威-正数" w:date="2024-10-22T17:04:13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是</w:delText>
        </w:r>
      </w:del>
      <w:r>
        <w:rPr>
          <w:rFonts w:hint="eastAsia" w:ascii="仿宋_GB2312" w:hAnsi="仿宋_GB2312" w:cs="仿宋_GB2312"/>
          <w:b/>
          <w:bCs/>
          <w:kern w:val="2"/>
          <w:sz w:val="32"/>
          <w:lang w:bidi="ar"/>
        </w:rPr>
        <w:t>统筹</w:t>
      </w:r>
      <w:ins w:id="189" w:author="刘亚威-正数" w:date="2024-10-22T16:22:06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不同</w:t>
        </w:r>
      </w:ins>
      <w:del w:id="190" w:author="刘亚威-正数" w:date="2024-10-22T16:21:58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通用中间件</w:delText>
        </w:r>
      </w:del>
      <w:r>
        <w:rPr>
          <w:rFonts w:hint="eastAsia" w:ascii="仿宋_GB2312" w:hAnsi="仿宋_GB2312" w:cs="仿宋_GB2312"/>
          <w:b/>
          <w:bCs/>
          <w:kern w:val="2"/>
          <w:sz w:val="32"/>
          <w:lang w:bidi="ar"/>
        </w:rPr>
        <w:t>类型</w:t>
      </w:r>
      <w:ins w:id="191" w:author="刘亚威-正数" w:date="2024-10-22T16:22:08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数据</w:t>
        </w:r>
      </w:ins>
      <w:r>
        <w:rPr>
          <w:rFonts w:hint="eastAsia" w:ascii="仿宋_GB2312" w:hAnsi="仿宋_GB2312" w:cs="仿宋_GB2312"/>
          <w:b/>
          <w:bCs/>
          <w:kern w:val="2"/>
          <w:sz w:val="32"/>
          <w:lang w:bidi="ar"/>
        </w:rPr>
        <w:t>和版本</w:t>
      </w:r>
      <w:del w:id="192" w:author="刘亚威-正数" w:date="2024-10-22T17:04:10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，</w:delText>
        </w:r>
      </w:del>
      <w:del w:id="193" w:author="刘亚威-正数" w:date="2024-10-22T17:04:10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当前内部孵化版本已经自主开发并支持四类六种通用中间件，需要与各项目组对接沟通，统一当前支持的中间件版本</w:delText>
        </w:r>
      </w:del>
      <w:r>
        <w:rPr>
          <w:rFonts w:hint="eastAsia" w:ascii="仿宋_GB2312" w:hAnsi="仿宋_GB2312" w:cs="仿宋_GB2312"/>
          <w:kern w:val="2"/>
          <w:sz w:val="32"/>
          <w:lang w:bidi="ar"/>
        </w:rPr>
        <w:t>。</w:t>
      </w:r>
    </w:p>
    <w:p>
      <w:pPr>
        <w:pStyle w:val="13"/>
        <w:autoSpaceDN w:val="0"/>
        <w:spacing w:beforeAutospacing="0" w:afterAutospacing="0" w:line="600" w:lineRule="exact"/>
        <w:ind w:firstLine="642" w:firstLineChars="200"/>
        <w:jc w:val="both"/>
        <w:rPr>
          <w:ins w:id="194" w:author="刘亚威-正数" w:date="2024-10-22T17:05:26Z"/>
          <w:rFonts w:hint="default" w:ascii="仿宋_GB2312" w:hAnsi="仿宋_GB2312" w:cs="仿宋_GB2312"/>
          <w:kern w:val="2"/>
          <w:sz w:val="32"/>
          <w:lang w:bidi="ar"/>
          <w:woUserID w:val="1"/>
        </w:rPr>
      </w:pPr>
      <w:ins w:id="195" w:author="刘亚威-正数" w:date="2024-10-22T17:05:36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三</w:t>
        </w:r>
      </w:ins>
      <w:del w:id="196" w:author="刘亚威-正数" w:date="2024-10-22T17:04:24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五</w:delText>
        </w:r>
      </w:del>
      <w:r>
        <w:rPr>
          <w:rFonts w:hint="eastAsia" w:ascii="仿宋_GB2312" w:hAnsi="仿宋_GB2312" w:cs="仿宋_GB2312"/>
          <w:b/>
          <w:bCs/>
          <w:kern w:val="2"/>
          <w:sz w:val="32"/>
          <w:lang w:bidi="ar"/>
        </w:rPr>
        <w:t>是</w:t>
      </w:r>
      <w:del w:id="197" w:author="刘亚威-正数" w:date="2024-10-22T17:06:47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</w:rPr>
          <w:delText>产品内部孵化版本能力优化</w:delText>
        </w:r>
      </w:del>
      <w:del w:id="198" w:author="刘亚威-正数" w:date="2024-10-22T17:06:47Z">
        <w:r>
          <w:rPr>
            <w:rFonts w:hint="eastAsia" w:ascii="仿宋_GB2312" w:hAnsi="仿宋_GB2312" w:cs="仿宋_GB2312"/>
            <w:kern w:val="2"/>
            <w:sz w:val="32"/>
            <w:lang w:bidi="ar"/>
          </w:rPr>
          <w:delText>，当前开发测试环境使用孵化版本，根据各部门反馈需求，需要优化日志持久化、日志检索、应用版本回滚功能。（详细功能详见附件2）</w:delText>
        </w:r>
      </w:del>
      <w:ins w:id="199" w:author="刘亚威-正数" w:date="2024-10-22T17:05:26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模型开发与训练</w:t>
        </w:r>
      </w:ins>
      <w:ins w:id="200" w:author="刘亚威-正数" w:date="2024-10-22T17:05:29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。</w:t>
        </w:r>
      </w:ins>
    </w:p>
    <w:p>
      <w:pPr>
        <w:pStyle w:val="13"/>
        <w:autoSpaceDN w:val="0"/>
        <w:spacing w:beforeAutospacing="0" w:afterAutospacing="0" w:line="600" w:lineRule="exact"/>
        <w:ind w:firstLine="642" w:firstLineChars="200"/>
        <w:jc w:val="both"/>
        <w:rPr>
          <w:ins w:id="201" w:author="刘亚威-正数" w:date="2024-10-22T17:05:26Z"/>
          <w:rFonts w:hint="default" w:ascii="仿宋_GB2312" w:hAnsi="仿宋_GB2312" w:cs="仿宋_GB2312"/>
          <w:kern w:val="2"/>
          <w:sz w:val="32"/>
          <w:lang w:bidi="ar"/>
          <w:woUserID w:val="1"/>
        </w:rPr>
      </w:pPr>
      <w:ins w:id="202" w:author="刘亚威-正数" w:date="2024-10-22T17:10:29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选择</w:t>
        </w:r>
      </w:ins>
      <w:ins w:id="203" w:author="刘亚威-正数" w:date="2024-10-22T17:05:26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适用于政务服务的</w:t>
        </w:r>
      </w:ins>
      <w:ins w:id="204" w:author="刘亚威-正数" w:date="2024-10-22T17:10:36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大模型</w:t>
        </w:r>
      </w:ins>
      <w:ins w:id="205" w:author="刘亚威-正数" w:date="2024-10-22T17:10:40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版本</w:t>
        </w:r>
      </w:ins>
      <w:ins w:id="206" w:author="刘亚威-正数" w:date="2024-10-22T17:05:26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，使用</w:t>
        </w:r>
      </w:ins>
      <w:ins w:id="207" w:author="刘亚威-正数" w:date="2024-10-22T17:10:52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预处理</w:t>
        </w:r>
      </w:ins>
      <w:ins w:id="208" w:author="刘亚威-正数" w:date="2024-10-22T17:05:26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数据对模型进行训练</w:t>
        </w:r>
      </w:ins>
      <w:ins w:id="209" w:author="刘亚威-正数" w:date="2024-10-22T17:11:00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微调</w:t>
        </w:r>
      </w:ins>
      <w:ins w:id="210" w:author="刘亚威-正数" w:date="2024-10-22T17:05:26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，确保模型能准确理解和处理政务服务场景中的复杂数据</w:t>
        </w:r>
      </w:ins>
      <w:ins w:id="211" w:author="刘亚威-正数" w:date="2024-10-22T17:11:14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并</w:t>
        </w:r>
      </w:ins>
      <w:ins w:id="212" w:author="刘亚威-正数" w:date="2024-10-22T17:11:15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准确</w:t>
        </w:r>
      </w:ins>
      <w:ins w:id="213" w:author="刘亚威-正数" w:date="2024-10-22T17:11:16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输出</w:t>
        </w:r>
      </w:ins>
      <w:ins w:id="214" w:author="刘亚威-正数" w:date="2024-10-22T17:11:30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可信</w:t>
        </w:r>
      </w:ins>
      <w:ins w:id="215" w:author="刘亚威-正数" w:date="2024-10-22T17:11:41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内容</w:t>
        </w:r>
      </w:ins>
      <w:ins w:id="216" w:author="刘亚威-正数" w:date="2024-10-22T17:05:26Z">
        <w:r>
          <w:rPr>
            <w:rFonts w:hint="default" w:ascii="仿宋_GB2312" w:hAnsi="仿宋_GB2312" w:cs="仿宋_GB2312"/>
            <w:kern w:val="2"/>
            <w:sz w:val="32"/>
            <w:lang w:bidi="ar"/>
            <w:woUserID w:val="1"/>
          </w:rPr>
          <w:t>。</w:t>
        </w:r>
      </w:ins>
    </w:p>
    <w:p>
      <w:pPr>
        <w:pStyle w:val="13"/>
        <w:autoSpaceDN w:val="0"/>
        <w:spacing w:beforeAutospacing="0" w:afterAutospacing="0" w:line="600" w:lineRule="exact"/>
        <w:ind w:firstLine="642" w:firstLineChars="200"/>
        <w:jc w:val="both"/>
        <w:rPr>
          <w:rFonts w:hint="default" w:ascii="仿宋_GB2312" w:hAnsi="仿宋_GB2312" w:cs="仿宋_GB2312"/>
          <w:kern w:val="2"/>
          <w:sz w:val="32"/>
          <w:lang w:bidi="ar"/>
          <w:woUserID w:val="1"/>
        </w:rPr>
      </w:pPr>
      <w:ins w:id="217" w:author="刘亚威-正数" w:date="2024-10-22T17:06:30Z">
        <w:r>
          <w:rPr>
            <w:rFonts w:hint="default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四</w:t>
        </w:r>
      </w:ins>
      <w:ins w:id="218" w:author="刘亚威-正数" w:date="2024-10-22T17:06:20Z">
        <w:r>
          <w:rPr>
            <w:rFonts w:hint="eastAsia" w:ascii="仿宋_GB2312" w:hAnsi="仿宋_GB2312" w:cs="仿宋_GB2312"/>
            <w:b/>
            <w:bCs/>
            <w:kern w:val="2"/>
            <w:sz w:val="32"/>
            <w:lang w:bidi="ar"/>
            <w:woUserID w:val="1"/>
          </w:rPr>
          <w:t>是现有平台前端页面重构,统一UI设计风格</w:t>
        </w:r>
      </w:ins>
      <w:ins w:id="219" w:author="刘亚威-正数" w:date="2024-10-22T17:06:20Z">
        <w:r>
          <w:rPr>
            <w:rFonts w:hint="eastAsia" w:ascii="仿宋_GB2312" w:hAnsi="仿宋_GB2312" w:cs="仿宋_GB2312"/>
            <w:kern w:val="2"/>
            <w:sz w:val="32"/>
            <w:lang w:bidi="ar"/>
            <w:woUserID w:val="1"/>
          </w:rPr>
          <w:t>，通过将前端页面重构，将该平台打造成为正数标准化产品。</w:t>
        </w:r>
      </w:ins>
    </w:p>
    <w:p>
      <w:pPr>
        <w:pStyle w:val="15"/>
        <w:numPr>
          <w:ilvl w:val="255"/>
          <w:numId w:val="0"/>
        </w:numPr>
        <w:spacing w:before="120"/>
        <w:ind w:firstLine="642" w:firstLineChars="200"/>
        <w:outlineLvl w:val="1"/>
        <w:rPr>
          <w:rFonts w:hint="eastAsia"/>
        </w:rPr>
      </w:pPr>
      <w:r>
        <w:rPr>
          <w:rFonts w:hint="eastAsia" w:ascii="黑体" w:hAnsi="Times New Roman" w:eastAsia="黑体" w:cs="黑体"/>
        </w:rPr>
        <w:t>三、基础能力及产品复用与沉淀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“</w:t>
      </w:r>
      <w:del w:id="220" w:author="刘亚威-正数" w:date="2024-10-22T15:19:53Z">
        <w:r>
          <w:rPr>
            <w:rFonts w:hint="eastAsia" w:ascii="仿宋_GB2312" w:hAnsi="仿宋_GB2312" w:cs="仿宋_GB2312"/>
          </w:rPr>
          <w:delText>混沌</w:delText>
        </w:r>
      </w:del>
      <w:ins w:id="221" w:author="刘亚威-正数" w:date="2024-10-22T15:19:53Z">
        <w:r>
          <w:rPr>
            <w:rFonts w:hint="default" w:ascii="仿宋_GB2312" w:hAnsi="仿宋_GB2312" w:cs="仿宋_GB2312"/>
          </w:rPr>
          <w:t>混元</w:t>
        </w:r>
      </w:ins>
      <w:r>
        <w:rPr>
          <w:rFonts w:hint="eastAsia" w:ascii="仿宋_GB2312" w:hAnsi="仿宋_GB2312" w:cs="仿宋_GB2312"/>
        </w:rPr>
        <w:t>V1.0”</w:t>
      </w:r>
      <w:r>
        <w:rPr>
          <w:rFonts w:hint="eastAsia" w:ascii="仿宋_GB2312" w:hAnsi="仿宋_GB2312" w:cs="仿宋_GB2312"/>
          <w:lang w:bidi="ar"/>
        </w:rPr>
        <w:t>基础能力包括容器化与容器编排、全生命周期管理、资源管理、服务治理和自动化与</w:t>
      </w:r>
      <w:bookmarkStart w:id="0" w:name="_GoBack"/>
      <w:r>
        <w:rPr>
          <w:rFonts w:hint="eastAsia" w:ascii="仿宋_GB2312" w:hAnsi="仿宋_GB2312" w:cs="仿宋_GB2312"/>
          <w:lang w:bidi="ar"/>
        </w:rPr>
        <w:t>DevOps</w:t>
      </w:r>
      <w:bookmarkEnd w:id="0"/>
      <w:r>
        <w:rPr>
          <w:rFonts w:hint="eastAsia" w:ascii="仿宋_GB2312" w:hAnsi="仿宋_GB2312" w:cs="仿宋_GB2312"/>
          <w:lang w:bidi="ar"/>
        </w:rPr>
        <w:t>等方面。</w:t>
      </w:r>
      <w:del w:id="222" w:author="刘亚威-正数" w:date="2024-10-22T15:19:32Z">
        <w:r>
          <w:rPr>
            <w:rFonts w:hint="eastAsia" w:ascii="仿宋_GB2312" w:hAnsi="仿宋_GB2312" w:cs="仿宋_GB2312"/>
            <w:lang w:bidi="ar"/>
          </w:rPr>
          <w:delText>通用容器</w:delText>
        </w:r>
      </w:del>
      <w:ins w:id="223" w:author="刘亚威-正数" w:date="2024-10-22T15:19:32Z">
        <w:r>
          <w:rPr>
            <w:rFonts w:hint="default" w:ascii="仿宋_GB2312" w:hAnsi="仿宋_GB2312" w:cs="仿宋_GB2312"/>
            <w:lang w:bidi="ar"/>
          </w:rPr>
          <w:t>政务可信大模型</w:t>
        </w:r>
      </w:ins>
      <w:r>
        <w:rPr>
          <w:rFonts w:hint="eastAsia" w:ascii="仿宋_GB2312" w:hAnsi="仿宋_GB2312" w:cs="仿宋_GB2312"/>
          <w:lang w:bidi="ar"/>
        </w:rPr>
        <w:t>云产品的基础能力广泛且关键，它们共同支撑起云原生应用的高效运行与管理，可通过提高开发效率、优化资源利用、支持微服务架构、实现自动化运维和保障安全性等多个方面助力企业实现数字化转型。这些能力使得企业能够更加灵活地应对市场变化、提高业务连续性和稳定性、降低运营成本并提升整体竞争力。</w:t>
      </w:r>
    </w:p>
    <w:p>
      <w:pPr>
        <w:spacing w:line="600" w:lineRule="exact"/>
        <w:ind w:firstLine="512" w:firstLineChars="200"/>
        <w:rPr>
          <w:rFonts w:hint="eastAsia" w:ascii="仿宋_GB2312" w:hAnsi="仿宋_GB2312" w:cs="仿宋_GB2312"/>
        </w:rPr>
      </w:pPr>
      <w:ins w:id="224" w:author="刘亚威-正数" w:date="2024-10-22T16:30:19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通过本项目的建设，将积累丰富的大模型研发和应用经验，可以复用于其他领域的模型开发和应用中，提高公司的技术沉淀和市场竞争力</w:t>
        </w:r>
      </w:ins>
      <w:ins w:id="225" w:author="刘亚威-正数" w:date="2024-10-22T16:30:19Z">
        <w:r>
          <w:rPr>
            <w:rFonts w:ascii="宋体" w:hAnsi="宋体" w:eastAsia="宋体" w:cs="宋体"/>
            <w:sz w:val="24"/>
            <w:szCs w:val="24"/>
            <w:woUserID w:val="1"/>
          </w:rPr>
          <w:t xml:space="preserve"> </w:t>
        </w:r>
      </w:ins>
      <w:ins w:id="226" w:author="刘亚威-正数" w:date="2024-10-22T16:30:25Z">
        <w:r>
          <w:rPr>
            <w:rFonts w:ascii="宋体" w:hAnsi="宋体" w:eastAsia="宋体" w:cs="宋体"/>
            <w:sz w:val="24"/>
            <w:szCs w:val="24"/>
            <w:woUserID w:val="1"/>
          </w:rPr>
          <w:t>。</w:t>
        </w:r>
      </w:ins>
      <w:r>
        <w:rPr>
          <w:rFonts w:hint="eastAsia" w:ascii="仿宋_GB2312" w:hAnsi="仿宋_GB2312" w:cs="仿宋_GB2312"/>
          <w:lang w:bidi="ar"/>
        </w:rPr>
        <w:t>将</w:t>
      </w:r>
      <w:ins w:id="227" w:author="刘亚威-正数" w:date="2024-10-22T16:31:40Z">
        <w:r>
          <w:rPr>
            <w:rFonts w:hint="default" w:ascii="仿宋_GB2312" w:hAnsi="仿宋_GB2312" w:cs="仿宋_GB2312"/>
            <w:lang w:bidi="ar"/>
            <w:woUserID w:val="1"/>
          </w:rPr>
          <w:t>大模型</w:t>
        </w:r>
      </w:ins>
      <w:del w:id="228" w:author="刘亚威-正数" w:date="2024-10-22T16:31:40Z">
        <w:r>
          <w:rPr>
            <w:rFonts w:hint="eastAsia" w:ascii="仿宋_GB2312" w:hAnsi="仿宋_GB2312" w:cs="仿宋_GB2312"/>
            <w:lang w:bidi="ar"/>
          </w:rPr>
          <w:delText>容器云</w:delText>
        </w:r>
      </w:del>
      <w:r>
        <w:rPr>
          <w:rFonts w:hint="eastAsia" w:ascii="仿宋_GB2312" w:hAnsi="仿宋_GB2312" w:cs="仿宋_GB2312"/>
          <w:lang w:bidi="ar"/>
        </w:rPr>
        <w:t>产品的核心技术和功能进行标准化和模块化设计，确保不同产品之间的兼容性和可重用性</w:t>
      </w:r>
      <w:del w:id="229" w:author="刘亚威-正数" w:date="2024-10-22T16:33:00Z">
        <w:r>
          <w:rPr>
            <w:rFonts w:hint="eastAsia" w:ascii="仿宋_GB2312" w:hAnsi="仿宋_GB2312" w:cs="仿宋_GB2312"/>
            <w:lang w:bidi="ar"/>
          </w:rPr>
          <w:delText>。</w:delText>
        </w:r>
      </w:del>
      <w:del w:id="230" w:author="刘亚威-正数" w:date="2024-10-22T16:32:40Z">
        <w:r>
          <w:rPr>
            <w:rFonts w:hint="eastAsia" w:ascii="仿宋_GB2312" w:hAnsi="仿宋_GB2312" w:cs="仿宋_GB2312"/>
            <w:lang w:bidi="ar"/>
          </w:rPr>
          <w:delText>在长期的实践过程中，</w:delText>
        </w:r>
      </w:del>
      <w:del w:id="231" w:author="刘亚威-正数" w:date="2024-10-22T16:32:59Z">
        <w:r>
          <w:rPr>
            <w:rFonts w:hint="eastAsia" w:ascii="仿宋_GB2312" w:hAnsi="仿宋_GB2312" w:cs="仿宋_GB2312"/>
            <w:lang w:bidi="ar"/>
          </w:rPr>
          <w:delText>不断积累和总结容器云产品的使用经验和最佳实践。这些经验和实践可以被提炼成标准化的操作流程、模板和指南，供其他用户参考和复用</w:delText>
        </w:r>
      </w:del>
      <w:r>
        <w:rPr>
          <w:rFonts w:hint="eastAsia" w:ascii="仿宋_GB2312" w:hAnsi="仿宋_GB2312" w:cs="仿宋_GB2312"/>
        </w:rPr>
        <w:t>。</w:t>
      </w:r>
    </w:p>
    <w:p>
      <w:pPr>
        <w:pStyle w:val="15"/>
        <w:numPr>
          <w:ilvl w:val="255"/>
          <w:numId w:val="0"/>
        </w:numPr>
        <w:spacing w:before="120"/>
        <w:ind w:firstLine="642" w:firstLineChars="200"/>
        <w:outlineLvl w:val="1"/>
        <w:rPr>
          <w:rFonts w:ascii="黑体" w:hAnsi="Times New Roman" w:eastAsia="黑体" w:cs="黑体"/>
        </w:rPr>
      </w:pPr>
      <w:r>
        <w:rPr>
          <w:rFonts w:hint="eastAsia" w:ascii="黑体" w:hAnsi="Times New Roman" w:eastAsia="黑体" w:cs="黑体"/>
        </w:rPr>
        <w:t>四、项目团队配置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  <w:color w:val="FF0000"/>
          <w:lang w:bidi="ar"/>
        </w:rPr>
      </w:pPr>
      <w:r>
        <w:rPr>
          <w:rFonts w:hint="eastAsia" w:ascii="仿宋_GB2312" w:hAnsi="仿宋_GB2312" w:cs="仿宋_GB2312"/>
          <w:lang w:bidi="ar"/>
        </w:rPr>
        <w:t>项目交付团队为技术研发部自有人员，项目经理</w:t>
      </w:r>
      <w:r>
        <w:rPr>
          <w:rFonts w:hint="eastAsia" w:ascii="仿宋_GB2312" w:hAnsi="仿宋_GB2312" w:cs="仿宋_GB2312"/>
        </w:rPr>
        <w:t>兼技术负责人</w:t>
      </w:r>
      <w:r>
        <w:rPr>
          <w:rFonts w:hint="eastAsia" w:ascii="仿宋_GB2312" w:hAnsi="仿宋_GB2312" w:cs="仿宋_GB2312"/>
          <w:lang w:bidi="ar"/>
        </w:rPr>
        <w:t>为蒋晨晓。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产品经理：叶子馨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前端开发人员：潘世豪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后端开发人员：樊立扬、张启辉、闫靖春、王亚彬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测试人员：任国华、袁志荣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协作团队：用户中心开发团队、流程表单开发团队、运维管理平台开发团队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  <w:lang w:bidi="ar"/>
        </w:rPr>
      </w:pPr>
      <w:r>
        <w:rPr>
          <w:rFonts w:hint="eastAsia" w:ascii="仿宋_GB2312" w:hAnsi="仿宋_GB2312" w:cs="仿宋_GB2312"/>
          <w:lang w:bidi="ar"/>
        </w:rPr>
        <w:t>累计投入60人月，整体投入时间2月，预计到</w:t>
      </w:r>
      <w:r>
        <w:rPr>
          <w:rFonts w:hint="eastAsia" w:ascii="仿宋_GB2312" w:hAnsi="仿宋_GB2312" w:cs="仿宋_GB2312"/>
        </w:rPr>
        <w:t>2024年10月30日</w:t>
      </w:r>
      <w:r>
        <w:rPr>
          <w:rFonts w:hint="eastAsia" w:ascii="仿宋_GB2312" w:hAnsi="仿宋_GB2312" w:cs="仿宋_GB2312"/>
          <w:lang w:bidi="ar"/>
        </w:rPr>
        <w:t>。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项目研发团队内部不再单独设置专职售前和交付人员，市场定价及推广工作由市场部负责，产品交付原则上由一到三部负责，交付后运维工作根据实际情况由交付团队或运维保障部负责，项目组主要负责产品的持续升级迭代。（项目团队人员配置详见附件）。</w:t>
      </w:r>
    </w:p>
    <w:p>
      <w:pPr>
        <w:pStyle w:val="15"/>
        <w:numPr>
          <w:ilvl w:val="255"/>
          <w:numId w:val="0"/>
        </w:numPr>
        <w:spacing w:before="120"/>
        <w:ind w:firstLine="642" w:firstLineChars="200"/>
        <w:outlineLvl w:val="1"/>
        <w:rPr>
          <w:rFonts w:ascii="黑体" w:hAnsi="Times New Roman" w:eastAsia="黑体" w:cs="黑体"/>
        </w:rPr>
      </w:pPr>
      <w:r>
        <w:rPr>
          <w:rFonts w:hint="eastAsia" w:ascii="黑体" w:hAnsi="Times New Roman" w:eastAsia="黑体" w:cs="黑体"/>
        </w:rPr>
        <w:t>五、时间计划</w:t>
      </w:r>
    </w:p>
    <w:tbl>
      <w:tblPr>
        <w:tblStyle w:val="17"/>
        <w:tblW w:w="95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  <w:gridCol w:w="2853"/>
        <w:gridCol w:w="4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  <w:t>时间</w:t>
            </w:r>
          </w:p>
        </w:tc>
        <w:tc>
          <w:tcPr>
            <w:tcW w:w="2853" w:type="dxa"/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  <w:t>里程碑节点</w:t>
            </w:r>
          </w:p>
        </w:tc>
        <w:tc>
          <w:tcPr>
            <w:tcW w:w="4030" w:type="dxa"/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  <w:t>输出物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2630" w:type="dxa"/>
            <w:vAlign w:val="center"/>
          </w:tcPr>
          <w:p>
            <w:pPr>
              <w:pStyle w:val="13"/>
              <w:widowControl/>
              <w:spacing w:beforeAutospacing="0" w:afterAutospacing="0" w:line="240" w:lineRule="exact"/>
              <w:jc w:val="both"/>
              <w:rPr>
                <w:rFonts w:hint="eastAsia" w:ascii="仿宋" w:hAnsi="仿宋" w:eastAsia="仿宋" w:cs="仿宋"/>
                <w:color w:val="FF0000"/>
                <w:kern w:val="2"/>
                <w:sz w:val="32"/>
                <w:lang w:bidi="ar"/>
              </w:rPr>
            </w:pPr>
            <w:r>
              <w:rPr>
                <w:rFonts w:hint="eastAsia" w:ascii="仿宋" w:hAnsi="仿宋" w:eastAsia="仿宋" w:cs="宋体"/>
                <w:color w:val="000000"/>
                <w:szCs w:val="24"/>
              </w:rPr>
              <w:t>2024年9月1日-2024年9月15日（2周）</w:t>
            </w:r>
          </w:p>
        </w:tc>
        <w:tc>
          <w:tcPr>
            <w:tcW w:w="2853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需求确认、技术方案编制</w:t>
            </w:r>
          </w:p>
        </w:tc>
        <w:tc>
          <w:tcPr>
            <w:tcW w:w="4030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《研发需求清单》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2630" w:type="dxa"/>
            <w:vAlign w:val="center"/>
          </w:tcPr>
          <w:p>
            <w:pPr>
              <w:pStyle w:val="13"/>
              <w:widowControl/>
              <w:spacing w:beforeAutospacing="0" w:afterAutospacing="0" w:line="240" w:lineRule="exact"/>
              <w:jc w:val="both"/>
              <w:rPr>
                <w:rFonts w:hint="eastAsia" w:ascii="仿宋" w:hAnsi="仿宋" w:eastAsia="仿宋" w:cs="宋体"/>
                <w:color w:val="000000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szCs w:val="24"/>
              </w:rPr>
              <w:t>2024年9月16日-2024年10月16日（4周）</w:t>
            </w:r>
          </w:p>
        </w:tc>
        <w:tc>
          <w:tcPr>
            <w:tcW w:w="2853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产品研发</w:t>
            </w:r>
          </w:p>
        </w:tc>
        <w:tc>
          <w:tcPr>
            <w:tcW w:w="4030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源代码、制品安装包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2630" w:type="dxa"/>
            <w:vAlign w:val="center"/>
          </w:tcPr>
          <w:p>
            <w:pPr>
              <w:pStyle w:val="13"/>
              <w:widowControl/>
              <w:spacing w:beforeAutospacing="0" w:afterAutospacing="0" w:line="240" w:lineRule="exact"/>
              <w:jc w:val="both"/>
              <w:rPr>
                <w:rFonts w:hint="eastAsia" w:ascii="仿宋" w:hAnsi="仿宋" w:eastAsia="仿宋" w:cs="宋体"/>
                <w:color w:val="000000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szCs w:val="24"/>
              </w:rPr>
              <w:t>2024年10月17日-204年10月30日（2周）</w:t>
            </w:r>
          </w:p>
        </w:tc>
        <w:tc>
          <w:tcPr>
            <w:tcW w:w="2853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试运行、调试优化</w:t>
            </w:r>
          </w:p>
        </w:tc>
        <w:tc>
          <w:tcPr>
            <w:tcW w:w="4030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成品安装包、《安装手册》、《测试报告》、《技术白皮书》、《产品兼容性列表》</w:t>
            </w:r>
          </w:p>
        </w:tc>
      </w:tr>
    </w:tbl>
    <w:p>
      <w:pPr>
        <w:spacing w:before="240" w:line="600" w:lineRule="exact"/>
        <w:ind w:firstLine="642" w:firstLineChars="200"/>
        <w:outlineLvl w:val="0"/>
        <w:rPr>
          <w:rFonts w:ascii="仿宋_GB2312"/>
          <w:b/>
          <w:bCs/>
        </w:rPr>
      </w:pPr>
      <w:r>
        <w:rPr>
          <w:rFonts w:hint="eastAsia" w:eastAsia="黑体" w:cs="黑体"/>
        </w:rPr>
        <w:t>六、经济效益测算</w:t>
      </w:r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正数</w:t>
      </w:r>
      <w:del w:id="232" w:author="刘亚威-正数" w:date="2024-10-22T15:19:32Z">
        <w:r>
          <w:rPr>
            <w:rFonts w:hint="eastAsia" w:ascii="仿宋_GB2312" w:hAnsi="仿宋_GB2312" w:cs="仿宋_GB2312"/>
            <w:lang w:bidi="ar"/>
          </w:rPr>
          <w:delText>通用容器</w:delText>
        </w:r>
      </w:del>
      <w:ins w:id="233" w:author="刘亚威-正数" w:date="2024-10-22T15:19:32Z">
        <w:r>
          <w:rPr>
            <w:rFonts w:hint="default" w:ascii="仿宋_GB2312" w:hAnsi="仿宋_GB2312" w:cs="仿宋_GB2312"/>
            <w:lang w:bidi="ar"/>
          </w:rPr>
          <w:t>政务可信大模型</w:t>
        </w:r>
      </w:ins>
      <w:r>
        <w:rPr>
          <w:rFonts w:hint="eastAsia" w:ascii="仿宋_GB2312" w:hAnsi="仿宋_GB2312" w:cs="仿宋_GB2312"/>
          <w:lang w:bidi="ar"/>
        </w:rPr>
        <w:t>平台的</w:t>
      </w:r>
      <w:del w:id="234" w:author="刘亚威-正数" w:date="2024-10-22T16:45:38Z">
        <w:r>
          <w:rPr>
            <w:rFonts w:hint="eastAsia" w:ascii="仿宋_GB2312" w:hAnsi="仿宋_GB2312" w:cs="仿宋_GB2312"/>
            <w:lang w:bidi="ar"/>
          </w:rPr>
          <w:delText>经济价值主要体现在为公司提供高效、标准、灵活的云原生管理平台</w:delText>
        </w:r>
      </w:del>
      <w:del w:id="235" w:author="刘亚威-正数" w:date="2024-10-22T16:45:29Z">
        <w:r>
          <w:rPr>
            <w:rFonts w:hint="eastAsia" w:ascii="仿宋_GB2312" w:hAnsi="仿宋_GB2312" w:cs="仿宋_GB2312"/>
            <w:lang w:bidi="ar"/>
          </w:rPr>
          <w:delText>，使交付团队能够快速构建、部署和管理应用程序</w:delText>
        </w:r>
      </w:del>
      <w:del w:id="236" w:author="刘亚威-正数" w:date="2024-10-22T16:45:39Z">
        <w:r>
          <w:rPr>
            <w:rFonts w:hint="eastAsia" w:ascii="仿宋_GB2312" w:hAnsi="仿宋_GB2312" w:cs="仿宋_GB2312"/>
            <w:lang w:bidi="ar"/>
          </w:rPr>
          <w:delText>。</w:delText>
        </w:r>
      </w:del>
      <w:r>
        <w:rPr>
          <w:rFonts w:hint="eastAsia" w:ascii="仿宋_GB2312" w:hAnsi="仿宋_GB2312" w:cs="仿宋_GB2312"/>
          <w:lang w:bidi="ar"/>
        </w:rPr>
        <w:t xml:space="preserve">经济价值主要体现在以下几个方面： </w:t>
      </w:r>
    </w:p>
    <w:p>
      <w:pPr>
        <w:spacing w:line="600" w:lineRule="exact"/>
        <w:ind w:firstLine="642" w:firstLineChars="200"/>
        <w:outlineLvl w:val="1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b/>
          <w:bCs/>
          <w:lang w:bidi="ar"/>
        </w:rPr>
        <w:t>1、直接经济效益</w:t>
      </w:r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增加收入来源：如果新产品成功推出并得到市场接受，公司可以通过销售该产品直接增加收入。</w:t>
      </w:r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降低成本：自主研发的产品可以减少对外部供应商的依赖，从而降低采购或许可费用。</w:t>
      </w:r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市场份额扩大：新产品可以帮助公司进入新的市场或扩大现有市场的份额，从而提升整体市场地位。</w:t>
      </w:r>
    </w:p>
    <w:p>
      <w:pPr>
        <w:spacing w:line="600" w:lineRule="exact"/>
        <w:ind w:firstLine="642" w:firstLineChars="200"/>
        <w:outlineLvl w:val="1"/>
        <w:rPr>
          <w:rFonts w:hint="eastAsia" w:ascii="仿宋_GB2312" w:hAnsi="仿宋_GB2312" w:cs="仿宋_GB2312"/>
          <w:b/>
          <w:bCs/>
        </w:rPr>
      </w:pPr>
      <w:r>
        <w:rPr>
          <w:rFonts w:hint="eastAsia" w:ascii="仿宋_GB2312" w:hAnsi="仿宋_GB2312" w:cs="仿宋_GB2312"/>
          <w:b/>
          <w:bCs/>
          <w:lang w:bidi="ar"/>
        </w:rPr>
        <w:t>2、间接经济效益</w:t>
      </w:r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增强品牌价值：成功的产品研发能够提高公司在市场中的创新形象，进而增强品牌的整体价值。</w:t>
      </w:r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知识产权积累：自主研发产品通常伴随专利、商标或版权等知识产权的产生，这些资产可以为公司带来长期的经济收益。</w:t>
      </w:r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技术壁垒建立：新产品的研发可能会建立起一定的技术壁垒，使得竞争对手难以进入或模仿，从而维持公司的竞争优势。</w:t>
      </w:r>
    </w:p>
    <w:p>
      <w:pPr>
        <w:spacing w:line="600" w:lineRule="exact"/>
        <w:ind w:firstLine="642" w:firstLineChars="200"/>
        <w:outlineLvl w:val="1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b/>
          <w:bCs/>
          <w:lang w:bidi="ar"/>
        </w:rPr>
        <w:t>3、长期战略价值</w:t>
      </w:r>
    </w:p>
    <w:p>
      <w:pPr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  <w:lang w:bidi="ar"/>
        </w:rPr>
        <w:t>创新驱动：内部研发能够推动公司不断创新，保持技术领先，避免被市场淘汰。</w:t>
      </w:r>
    </w:p>
    <w:p>
      <w:pPr>
        <w:autoSpaceDE w:val="0"/>
        <w:spacing w:line="600" w:lineRule="exact"/>
        <w:ind w:firstLine="642" w:firstLineChars="200"/>
        <w:rPr>
          <w:ins w:id="238" w:author="刘亚威-正数" w:date="2024-10-22T16:47:06Z"/>
          <w:rFonts w:hint="eastAsia" w:ascii="仿宋_GB2312" w:hAnsi="仿宋_GB2312" w:cs="仿宋_GB2312"/>
          <w:lang w:bidi="ar"/>
        </w:rPr>
        <w:pPrChange w:id="237" w:author="刘亚威-正数" w:date="2024-10-22T16:47:05Z">
          <w:pPr>
            <w:pStyle w:val="2"/>
          </w:pPr>
        </w:pPrChange>
      </w:pPr>
      <w:r>
        <w:rPr>
          <w:rFonts w:hint="eastAsia" w:ascii="仿宋_GB2312" w:hAnsi="仿宋_GB2312" w:cs="仿宋_GB2312"/>
          <w:lang w:bidi="ar"/>
        </w:rPr>
        <w:t>市场适应性提升：自主研发的产品可以更快地适应市场需求的变化，使公司在市场变化中保持灵活性和应对能力。</w:t>
      </w:r>
    </w:p>
    <w:p>
      <w:pPr>
        <w:autoSpaceDE w:val="0"/>
        <w:spacing w:line="600" w:lineRule="exact"/>
        <w:ind w:firstLine="512" w:firstLineChars="200"/>
        <w:rPr>
          <w:rFonts w:hint="default"/>
          <w:woUserID w:val="1"/>
        </w:rPr>
        <w:pPrChange w:id="239" w:author="刘亚威-正数" w:date="2024-10-22T16:47:05Z">
          <w:pPr>
            <w:pStyle w:val="2"/>
          </w:pPr>
        </w:pPrChange>
      </w:pPr>
      <w:ins w:id="240" w:author="刘亚威-正数" w:date="2024-10-22T16:47:00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提升公司在政务领域的影响力和竞争力，形成公司新的核心竞争优势，并为后续的技术研发和市场拓展打下坚实基础</w:t>
        </w:r>
      </w:ins>
      <w:ins w:id="241" w:author="刘亚威-正数" w:date="2024-10-22T16:47:18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。</w:t>
        </w:r>
      </w:ins>
    </w:p>
    <w:p>
      <w:pPr>
        <w:spacing w:before="240" w:line="600" w:lineRule="exact"/>
        <w:ind w:firstLine="642" w:firstLineChars="200"/>
        <w:outlineLvl w:val="0"/>
        <w:rPr>
          <w:rFonts w:eastAsia="黑体"/>
        </w:rPr>
      </w:pPr>
      <w:r>
        <w:rPr>
          <w:rFonts w:hint="eastAsia" w:eastAsia="黑体" w:cs="黑体"/>
        </w:rPr>
        <w:t>七、其他价值分析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1、提高工作效率：正数</w:t>
      </w:r>
      <w:del w:id="242" w:author="刘亚威-正数" w:date="2024-10-22T15:19:32Z">
        <w:r>
          <w:rPr>
            <w:rFonts w:hint="eastAsia" w:ascii="仿宋_GB2312" w:hAnsi="仿宋_GB2312" w:cs="仿宋_GB2312"/>
          </w:rPr>
          <w:delText>通用容器</w:delText>
        </w:r>
      </w:del>
      <w:ins w:id="243" w:author="刘亚威-正数" w:date="2024-10-22T15:19:32Z">
        <w:r>
          <w:rPr>
            <w:rFonts w:hint="default" w:ascii="仿宋_GB2312" w:hAnsi="仿宋_GB2312" w:cs="仿宋_GB2312"/>
          </w:rPr>
          <w:t>政务可信大模型</w:t>
        </w:r>
      </w:ins>
      <w:r>
        <w:rPr>
          <w:rFonts w:hint="eastAsia" w:ascii="仿宋_GB2312" w:hAnsi="仿宋_GB2312" w:cs="仿宋_GB2312"/>
        </w:rPr>
        <w:t>平台支持多租户和团队协作，帮助不同团队成员之间更好地沟通和协作，提高整体工作效率。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2、增强项目安全性：正数</w:t>
      </w:r>
      <w:del w:id="244" w:author="刘亚威-正数" w:date="2024-10-22T15:19:32Z">
        <w:r>
          <w:rPr>
            <w:rFonts w:hint="eastAsia" w:ascii="仿宋_GB2312" w:hAnsi="仿宋_GB2312" w:cs="仿宋_GB2312"/>
          </w:rPr>
          <w:delText>通用容器</w:delText>
        </w:r>
      </w:del>
      <w:ins w:id="245" w:author="刘亚威-正数" w:date="2024-10-22T15:19:32Z">
        <w:r>
          <w:rPr>
            <w:rFonts w:hint="default" w:ascii="仿宋_GB2312" w:hAnsi="仿宋_GB2312" w:cs="仿宋_GB2312"/>
          </w:rPr>
          <w:t>政务可信大模型</w:t>
        </w:r>
      </w:ins>
      <w:r>
        <w:rPr>
          <w:rFonts w:hint="eastAsia" w:ascii="仿宋_GB2312" w:hAnsi="仿宋_GB2312" w:cs="仿宋_GB2312"/>
        </w:rPr>
        <w:t>平台提供多种安全功能和合规性选项，确保应用和数据的安全，从而增强项目安全性和合规性。</w:t>
      </w:r>
    </w:p>
    <w:p>
      <w:pPr>
        <w:autoSpaceDE w:val="0"/>
        <w:spacing w:line="600" w:lineRule="exact"/>
        <w:ind w:firstLine="642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3、快速响应市场需求：高效的开发交付流程能够更快地响应市场需求，推出新产品或服务。</w:t>
      </w:r>
    </w:p>
    <w:p>
      <w:pPr>
        <w:spacing w:before="240" w:line="600" w:lineRule="exact"/>
        <w:ind w:firstLine="642" w:firstLineChars="200"/>
        <w:outlineLvl w:val="0"/>
        <w:rPr>
          <w:rFonts w:eastAsia="黑体" w:cs="黑体"/>
        </w:rPr>
      </w:pPr>
      <w:r>
        <w:rPr>
          <w:rFonts w:hint="eastAsia" w:eastAsia="黑体" w:cs="黑体"/>
        </w:rPr>
        <w:t>八、风险分析及对策</w:t>
      </w:r>
    </w:p>
    <w:p>
      <w:pPr>
        <w:pStyle w:val="2"/>
        <w:spacing w:line="600" w:lineRule="exact"/>
        <w:ind w:firstLine="642" w:firstLineChars="200"/>
        <w:rPr>
          <w:ins w:id="246" w:author="刘亚威-正数" w:date="2024-10-22T16:48:17Z"/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各项目使用中间件类型繁多，全部适配工作量较大，需评估中间件适配优先级。</w:t>
      </w:r>
    </w:p>
    <w:p>
      <w:pPr>
        <w:pStyle w:val="2"/>
        <w:spacing w:line="600" w:lineRule="exact"/>
        <w:ind w:firstLine="642" w:firstLineChars="200"/>
        <w:rPr>
          <w:ins w:id="247" w:author="刘亚威-正数" w:date="2024-10-22T16:48:14Z"/>
          <w:rFonts w:hint="default" w:ascii="仿宋_GB2312" w:hAnsi="仿宋_GB2312" w:eastAsia="仿宋_GB2312" w:cs="仿宋_GB2312"/>
          <w:sz w:val="32"/>
          <w:szCs w:val="32"/>
          <w:woUserID w:val="1"/>
        </w:rPr>
      </w:pPr>
      <w:ins w:id="248" w:author="刘亚威-正数" w:date="2024-10-22T16:48:14Z">
        <w:r>
          <w:rPr>
            <w:rFonts w:hint="default" w:ascii="仿宋_GB2312" w:hAnsi="仿宋_GB2312" w:eastAsia="仿宋_GB2312" w:cs="仿宋_GB2312"/>
            <w:sz w:val="32"/>
            <w:szCs w:val="32"/>
            <w:woUserID w:val="1"/>
          </w:rPr>
          <w:t>技术风险：大模型研发和集成难度大。对策：加强技术团队建设，引入外部专家，确保技术攻关。</w:t>
        </w:r>
      </w:ins>
    </w:p>
    <w:p>
      <w:pPr>
        <w:pStyle w:val="2"/>
        <w:spacing w:line="600" w:lineRule="exact"/>
        <w:ind w:firstLine="642" w:firstLineChars="200"/>
        <w:rPr>
          <w:ins w:id="249" w:author="刘亚威-正数" w:date="2024-10-22T16:48:14Z"/>
          <w:rFonts w:hint="default" w:ascii="仿宋_GB2312" w:hAnsi="仿宋_GB2312" w:eastAsia="仿宋_GB2312" w:cs="仿宋_GB2312"/>
          <w:sz w:val="32"/>
          <w:szCs w:val="32"/>
          <w:woUserID w:val="1"/>
        </w:rPr>
      </w:pPr>
      <w:ins w:id="250" w:author="刘亚威-正数" w:date="2024-10-22T16:48:14Z">
        <w:r>
          <w:rPr>
            <w:rFonts w:hint="default" w:ascii="仿宋_GB2312" w:hAnsi="仿宋_GB2312" w:eastAsia="仿宋_GB2312" w:cs="仿宋_GB2312"/>
            <w:sz w:val="32"/>
            <w:szCs w:val="32"/>
            <w:woUserID w:val="1"/>
          </w:rPr>
          <w:t>安全风险：数据泄露和隐私风险。对策：建立完善的数据安全机制，采用最新的安全技术保障数据安全。</w:t>
        </w:r>
      </w:ins>
    </w:p>
    <w:p>
      <w:pPr>
        <w:pStyle w:val="2"/>
        <w:spacing w:line="600" w:lineRule="exact"/>
        <w:ind w:firstLine="642" w:firstLineChars="200"/>
        <w:rPr>
          <w:rFonts w:hint="default" w:ascii="仿宋_GB2312" w:hAnsi="仿宋_GB2312" w:eastAsia="仿宋_GB2312" w:cs="仿宋_GB2312"/>
          <w:sz w:val="32"/>
          <w:szCs w:val="32"/>
          <w:woUserID w:val="1"/>
        </w:rPr>
        <w:pPrChange w:id="251" w:author="刘亚威-正数" w:date="2024-10-22T16:48:34Z">
          <w:pPr>
            <w:pStyle w:val="2"/>
            <w:spacing w:line="600" w:lineRule="exact"/>
            <w:ind w:firstLine="644" w:firstLineChars="200"/>
          </w:pPr>
        </w:pPrChange>
      </w:pPr>
      <w:ins w:id="252" w:author="刘亚威-正数" w:date="2024-10-22T16:48:14Z">
        <w:r>
          <w:rPr>
            <w:rFonts w:hint="default" w:ascii="仿宋_GB2312" w:hAnsi="仿宋_GB2312" w:eastAsia="仿宋_GB2312" w:cs="仿宋_GB2312"/>
            <w:sz w:val="32"/>
            <w:szCs w:val="32"/>
            <w:woUserID w:val="1"/>
          </w:rPr>
          <w:t>市场风险：产品市场接受度低。对策：加强市场调研，及时调整产品定位和推广策略。</w:t>
        </w:r>
      </w:ins>
    </w:p>
    <w:p>
      <w:pPr>
        <w:spacing w:before="240" w:line="600" w:lineRule="exact"/>
        <w:ind w:firstLine="642" w:firstLineChars="200"/>
        <w:outlineLvl w:val="0"/>
        <w:rPr>
          <w:rFonts w:eastAsia="黑体" w:cs="黑体"/>
        </w:rPr>
      </w:pPr>
      <w:r>
        <w:rPr>
          <w:rFonts w:hint="eastAsia" w:eastAsia="黑体" w:cs="黑体"/>
        </w:rPr>
        <w:t>九、其它需要说明的情况</w:t>
      </w:r>
    </w:p>
    <w:p>
      <w:pPr>
        <w:pStyle w:val="15"/>
        <w:spacing w:before="120"/>
        <w:outlineLvl w:val="1"/>
        <w:rPr>
          <w:rFonts w:hint="eastAsia"/>
        </w:rPr>
      </w:pPr>
      <w:r>
        <w:rPr>
          <w:rFonts w:hint="eastAsia"/>
        </w:rPr>
        <w:t>（一）如何控制研发投入，避免成本过高，总体投入过大</w:t>
      </w:r>
    </w:p>
    <w:p>
      <w:pPr>
        <w:autoSpaceDE w:val="0"/>
        <w:spacing w:line="600" w:lineRule="exact"/>
        <w:ind w:firstLine="642" w:firstLineChars="200"/>
        <w:rPr>
          <w:ins w:id="254" w:author="刘亚威-正数" w:date="2024-10-22T16:49:10Z"/>
          <w:rFonts w:hint="eastAsia" w:ascii="仿宋" w:hAnsi="仿宋" w:eastAsia="仿宋" w:cs="仿宋"/>
        </w:rPr>
        <w:pPrChange w:id="253" w:author="刘亚威-正数" w:date="2024-10-22T16:49:07Z">
          <w:pPr>
            <w:pStyle w:val="2"/>
          </w:pPr>
        </w:pPrChange>
      </w:pPr>
      <w:r>
        <w:rPr>
          <w:rFonts w:hint="eastAsia" w:ascii="仿宋" w:hAnsi="仿宋" w:eastAsia="仿宋" w:cs="仿宋"/>
        </w:rPr>
        <w:t>应对方案：一是加大自有人员投入，做到全面把控；二是严控外采成本，根据项目实际应用情况，结合项目收支情况，逐步释放；三是做好整体成本把控，确保产品总投入不能超出对应的销售额。</w:t>
      </w:r>
    </w:p>
    <w:p>
      <w:pPr>
        <w:autoSpaceDE w:val="0"/>
        <w:spacing w:line="600" w:lineRule="exact"/>
        <w:ind w:firstLine="642" w:firstLineChars="200"/>
        <w:rPr>
          <w:rFonts w:hint="default"/>
        </w:rPr>
        <w:pPrChange w:id="255" w:author="刘亚威-正数" w:date="2024-10-22T16:49:07Z">
          <w:pPr>
            <w:pStyle w:val="2"/>
          </w:pPr>
        </w:pPrChange>
      </w:pPr>
      <w:ins w:id="256" w:author="刘亚威-正数" w:date="2024-10-22T16:49:03Z">
        <w:r>
          <w:rPr>
            <w:rFonts w:hint="default" w:ascii="仿宋" w:hAnsi="仿宋" w:eastAsia="仿宋" w:cs="仿宋"/>
            <w:woUserID w:val="1"/>
          </w:rPr>
          <w:t>本项目的成功实施需要公司的大力支持和投入，包括技术</w:t>
        </w:r>
      </w:ins>
      <w:ins w:id="257" w:author="刘亚威-正数" w:date="2024-10-22T16:49:32Z">
        <w:r>
          <w:rPr>
            <w:rFonts w:hint="default" w:ascii="仿宋" w:hAnsi="仿宋" w:eastAsia="仿宋" w:cs="仿宋"/>
            <w:woUserID w:val="1"/>
          </w:rPr>
          <w:t>人员</w:t>
        </w:r>
      </w:ins>
      <w:ins w:id="258" w:author="刘亚威-正数" w:date="2024-10-22T16:49:34Z">
        <w:r>
          <w:rPr>
            <w:rFonts w:hint="default" w:ascii="仿宋" w:hAnsi="仿宋" w:eastAsia="仿宋" w:cs="仿宋"/>
            <w:woUserID w:val="1"/>
          </w:rPr>
          <w:t>、</w:t>
        </w:r>
      </w:ins>
      <w:ins w:id="259" w:author="刘亚威-正数" w:date="2024-10-22T16:49:36Z">
        <w:r>
          <w:rPr>
            <w:rFonts w:hint="default" w:ascii="仿宋" w:hAnsi="仿宋" w:eastAsia="仿宋" w:cs="仿宋"/>
            <w:woUserID w:val="1"/>
          </w:rPr>
          <w:t>硬件</w:t>
        </w:r>
      </w:ins>
      <w:ins w:id="260" w:author="刘亚威-正数" w:date="2024-10-22T16:49:03Z">
        <w:r>
          <w:rPr>
            <w:rFonts w:hint="default" w:ascii="仿宋" w:hAnsi="仿宋" w:eastAsia="仿宋" w:cs="仿宋"/>
            <w:woUserID w:val="1"/>
          </w:rPr>
          <w:t>资源、资金支持和政策保障。希望公司各部门能够密切配合，共同推进项目顺利进行。</w:t>
        </w:r>
      </w:ins>
    </w:p>
    <w:p>
      <w:pPr>
        <w:pStyle w:val="15"/>
        <w:spacing w:before="120"/>
        <w:ind w:firstLine="0" w:firstLineChars="0"/>
        <w:outlineLvl w:val="1"/>
        <w:rPr>
          <w:del w:id="262" w:author="刘亚威-正数" w:date="2024-10-22T16:50:11Z"/>
          <w:rFonts w:hint="eastAsia"/>
        </w:rPr>
        <w:pPrChange w:id="261" w:author="刘亚威-正数" w:date="2024-10-22T16:50:11Z">
          <w:pPr>
            <w:pStyle w:val="15"/>
            <w:spacing w:before="120"/>
            <w:outlineLvl w:val="1"/>
          </w:pPr>
        </w:pPrChange>
      </w:pPr>
      <w:del w:id="263" w:author="刘亚威-正数" w:date="2024-10-22T16:50:11Z">
        <w:r>
          <w:rPr>
            <w:rFonts w:hint="eastAsia"/>
          </w:rPr>
          <w:delText>（二）如何确保产品在公司内部的广泛应用，避免重复采购</w:delText>
        </w:r>
      </w:del>
    </w:p>
    <w:p>
      <w:pPr>
        <w:pStyle w:val="2"/>
        <w:autoSpaceDE w:val="0"/>
        <w:spacing w:line="600" w:lineRule="exact"/>
        <w:ind w:firstLine="442" w:firstLineChars="200"/>
        <w:rPr>
          <w:del w:id="264" w:author="刘亚威-正数" w:date="2024-10-22T16:50:11Z"/>
        </w:rPr>
      </w:pPr>
      <w:del w:id="265" w:author="刘亚威-正数" w:date="2024-10-22T16:50:11Z">
        <w:r>
          <w:rPr>
            <w:rFonts w:hint="eastAsia" w:ascii="仿宋" w:hAnsi="仿宋" w:eastAsia="仿宋" w:cs="仿宋"/>
          </w:rPr>
          <w:delText>应对方案：一是由产品研发部门定期收集相关部门具体需求，牵头研究制定产品优化方案，不断优化产品；二是由公司技术评审会负责牵头评审各类交付项目中必须使用“混沌V1.0”做为各交付项目的基础底座。</w:delText>
        </w:r>
      </w:del>
    </w:p>
    <w:p>
      <w:pPr>
        <w:spacing w:line="580" w:lineRule="exact"/>
        <w:ind w:firstLine="642" w:firstLineChars="200"/>
        <w:outlineLvl w:val="0"/>
        <w:rPr>
          <w:rFonts w:eastAsia="黑体" w:cs="黑体"/>
        </w:rPr>
      </w:pPr>
      <w:r>
        <w:rPr>
          <w:rFonts w:hint="eastAsia" w:eastAsia="黑体" w:cs="黑体"/>
        </w:rPr>
        <w:t>十、产品技术可行性分析</w:t>
      </w:r>
    </w:p>
    <w:p>
      <w:pPr>
        <w:widowControl/>
        <w:spacing w:line="600" w:lineRule="exact"/>
        <w:ind w:firstLine="642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本产品相关的技术方案经202</w:t>
      </w:r>
      <w:r>
        <w:rPr>
          <w:rFonts w:ascii="仿宋" w:hAnsi="仿宋" w:eastAsia="仿宋" w:cs="仿宋"/>
        </w:rPr>
        <w:t>4</w:t>
      </w:r>
      <w:r>
        <w:rPr>
          <w:rFonts w:hint="eastAsia" w:ascii="仿宋" w:hAnsi="仿宋" w:eastAsia="仿宋" w:cs="仿宋"/>
        </w:rPr>
        <w:t>年第8次技术评审会讨论、审议，会议同意该产品的技术方案。会议要求，产品研发要</w:t>
      </w:r>
      <w:r>
        <w:rPr>
          <w:rFonts w:ascii="仿宋" w:hAnsi="仿宋" w:eastAsia="仿宋" w:cs="仿宋"/>
          <w:color w:val="000000"/>
          <w:kern w:val="0"/>
          <w:lang w:bidi="ar"/>
        </w:rPr>
        <w:t>与运维管理部充分沟通，与运维安</w:t>
      </w:r>
      <w:r>
        <w:rPr>
          <w:rFonts w:hint="eastAsia" w:ascii="仿宋" w:hAnsi="仿宋" w:eastAsia="仿宋" w:cs="仿宋"/>
          <w:color w:val="000000"/>
          <w:kern w:val="0"/>
          <w:lang w:bidi="ar"/>
        </w:rPr>
        <w:t>全充分一体化结合，形成统一标准；</w:t>
      </w:r>
      <w:r>
        <w:rPr>
          <w:rFonts w:ascii="仿宋" w:hAnsi="仿宋" w:eastAsia="仿宋" w:cs="仿宋"/>
          <w:color w:val="000000"/>
          <w:kern w:val="0"/>
          <w:lang w:bidi="ar"/>
        </w:rPr>
        <w:t>厘清产品与项目相关工作界面，规范职责边</w:t>
      </w:r>
      <w:r>
        <w:rPr>
          <w:rFonts w:hint="eastAsia" w:ascii="仿宋" w:hAnsi="仿宋" w:eastAsia="仿宋" w:cs="仿宋"/>
          <w:color w:val="000000"/>
          <w:kern w:val="0"/>
          <w:lang w:bidi="ar"/>
        </w:rPr>
        <w:t>界；并</w:t>
      </w:r>
      <w:r>
        <w:rPr>
          <w:rFonts w:ascii="仿宋" w:hAnsi="仿宋" w:eastAsia="仿宋" w:cs="仿宋"/>
          <w:color w:val="000000"/>
          <w:kern w:val="0"/>
          <w:lang w:bidi="ar"/>
        </w:rPr>
        <w:t>与公司整个技术体系保持统一。</w:t>
      </w:r>
    </w:p>
    <w:p>
      <w:pPr>
        <w:spacing w:line="580" w:lineRule="exact"/>
        <w:ind w:firstLine="642" w:firstLineChars="200"/>
        <w:outlineLvl w:val="0"/>
        <w:rPr>
          <w:rFonts w:eastAsia="黑体" w:cs="黑体"/>
        </w:rPr>
      </w:pPr>
      <w:r>
        <w:rPr>
          <w:rFonts w:hint="eastAsia" w:eastAsia="黑体" w:cs="黑体"/>
        </w:rPr>
        <w:t>十一、意见建议</w:t>
      </w:r>
    </w:p>
    <w:p>
      <w:pPr>
        <w:autoSpaceDE w:val="0"/>
        <w:spacing w:line="600" w:lineRule="exact"/>
        <w:ind w:firstLine="642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为了有效提高公司开发、交付与迭代效率，同时提高安全能力，降低运维成本提升运维成效，建议会议同意“正数公司</w:t>
      </w:r>
      <w:del w:id="266" w:author="刘亚威-正数" w:date="2024-10-22T15:19:32Z">
        <w:r>
          <w:rPr>
            <w:rFonts w:hint="eastAsia" w:ascii="仿宋" w:hAnsi="仿宋" w:eastAsia="仿宋" w:cs="仿宋"/>
          </w:rPr>
          <w:delText>通用容器</w:delText>
        </w:r>
      </w:del>
      <w:ins w:id="267" w:author="刘亚威-正数" w:date="2024-10-22T15:19:32Z">
        <w:r>
          <w:rPr>
            <w:rFonts w:hint="default" w:ascii="仿宋" w:hAnsi="仿宋" w:eastAsia="仿宋" w:cs="仿宋"/>
          </w:rPr>
          <w:t>政务可信大模型</w:t>
        </w:r>
      </w:ins>
      <w:r>
        <w:rPr>
          <w:rFonts w:hint="eastAsia" w:ascii="仿宋" w:hAnsi="仿宋" w:eastAsia="仿宋" w:cs="仿宋"/>
        </w:rPr>
        <w:t>平台”产品（内部代号：</w:t>
      </w:r>
      <w:del w:id="268" w:author="刘亚威-正数" w:date="2024-10-22T15:19:53Z">
        <w:r>
          <w:rPr>
            <w:rFonts w:hint="eastAsia" w:ascii="仿宋" w:hAnsi="仿宋" w:eastAsia="仿宋" w:cs="仿宋"/>
          </w:rPr>
          <w:delText>混沌</w:delText>
        </w:r>
      </w:del>
      <w:ins w:id="269" w:author="刘亚威-正数" w:date="2024-10-22T15:19:53Z">
        <w:r>
          <w:rPr>
            <w:rFonts w:hint="default" w:ascii="仿宋" w:hAnsi="仿宋" w:eastAsia="仿宋" w:cs="仿宋"/>
          </w:rPr>
          <w:t>混元</w:t>
        </w:r>
      </w:ins>
      <w:r>
        <w:rPr>
          <w:rFonts w:hint="eastAsia" w:ascii="仿宋" w:hAnsi="仿宋" w:eastAsia="仿宋" w:cs="仿宋"/>
        </w:rPr>
        <w:t xml:space="preserve"> V1.0）产品内部立项。</w:t>
      </w:r>
      <w:ins w:id="270" w:author="刘亚威-正数" w:date="2024-10-22T16:50:56Z">
        <w:r>
          <w:rPr>
            <w:rFonts w:ascii="Noto Color Emoji" w:hAnsi="Noto Color Emoji" w:eastAsia="Noto Color Emoji" w:cs="Noto Color Emoji"/>
            <w:i w:val="0"/>
            <w:iCs w:val="0"/>
            <w:caps w:val="0"/>
            <w:color w:val="282523"/>
            <w:spacing w:val="0"/>
            <w:sz w:val="25"/>
            <w:szCs w:val="25"/>
            <w:shd w:val="clear" w:fill="F8F4F2"/>
            <w:woUserID w:val="1"/>
          </w:rPr>
          <w:t>希望公司能够给予本项目充分的支持，包括人力、物力和财力资源的投入，同时建议定期召开项目推进会议，及时解决项目实施过程中遇到的问题，确保项目顺利进行。</w:t>
        </w:r>
      </w:ins>
    </w:p>
    <w:p>
      <w:pPr>
        <w:spacing w:line="600" w:lineRule="exact"/>
        <w:ind w:firstLine="642" w:firstLineChars="200"/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</w:p>
    <w:p>
      <w:pPr>
        <w:spacing w:line="580" w:lineRule="exact"/>
        <w:outlineLvl w:val="0"/>
        <w:rPr>
          <w:ins w:id="271" w:author="叶子馨" w:date="2024-09-03T14:53:00Z"/>
          <w:rFonts w:eastAsia="黑体" w:cs="黑体"/>
        </w:rPr>
      </w:pPr>
    </w:p>
    <w:p>
      <w:pPr>
        <w:spacing w:line="580" w:lineRule="exact"/>
        <w:outlineLvl w:val="0"/>
        <w:rPr>
          <w:rFonts w:eastAsia="黑体" w:cs="黑体"/>
        </w:rPr>
      </w:pPr>
      <w:r>
        <w:rPr>
          <w:rFonts w:hint="eastAsia" w:eastAsia="黑体" w:cs="黑体"/>
        </w:rPr>
        <w:t>附件：</w:t>
      </w:r>
    </w:p>
    <w:p>
      <w:pPr>
        <w:spacing w:line="600" w:lineRule="exact"/>
        <w:ind w:firstLine="642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1.正数公司</w:t>
      </w:r>
      <w:del w:id="272" w:author="刘亚威-正数" w:date="2024-10-22T15:19:32Z">
        <w:r>
          <w:rPr>
            <w:rFonts w:hint="eastAsia" w:ascii="仿宋" w:hAnsi="仿宋" w:eastAsia="仿宋" w:cs="仿宋"/>
          </w:rPr>
          <w:delText>通用容器</w:delText>
        </w:r>
      </w:del>
      <w:ins w:id="273" w:author="刘亚威-正数" w:date="2024-10-22T15:19:32Z">
        <w:r>
          <w:rPr>
            <w:rFonts w:hint="default" w:ascii="仿宋" w:hAnsi="仿宋" w:eastAsia="仿宋" w:cs="仿宋"/>
          </w:rPr>
          <w:t>政务可信大模型</w:t>
        </w:r>
      </w:ins>
      <w:r>
        <w:rPr>
          <w:rFonts w:hint="eastAsia" w:ascii="仿宋" w:hAnsi="仿宋" w:eastAsia="仿宋" w:cs="仿宋"/>
        </w:rPr>
        <w:t>平台产品（内部代号：</w:t>
      </w:r>
      <w:del w:id="274" w:author="刘亚威-正数" w:date="2024-10-22T15:19:53Z">
        <w:r>
          <w:rPr>
            <w:rFonts w:hint="eastAsia" w:ascii="仿宋" w:hAnsi="仿宋" w:eastAsia="仿宋" w:cs="仿宋"/>
          </w:rPr>
          <w:delText>混沌</w:delText>
        </w:r>
      </w:del>
      <w:ins w:id="275" w:author="刘亚威-正数" w:date="2024-10-22T15:19:53Z">
        <w:r>
          <w:rPr>
            <w:rFonts w:hint="default" w:ascii="仿宋" w:hAnsi="仿宋" w:eastAsia="仿宋" w:cs="仿宋"/>
          </w:rPr>
          <w:t>混元</w:t>
        </w:r>
      </w:ins>
      <w:r>
        <w:rPr>
          <w:rFonts w:hint="eastAsia" w:ascii="仿宋" w:hAnsi="仿宋" w:eastAsia="仿宋" w:cs="仿宋"/>
        </w:rPr>
        <w:t xml:space="preserve"> v1.0）产品方案</w:t>
      </w:r>
    </w:p>
    <w:p>
      <w:pPr>
        <w:spacing w:line="600" w:lineRule="exact"/>
        <w:ind w:firstLine="642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</w:t>
      </w:r>
      <w:r>
        <w:rPr>
          <w:rFonts w:ascii="仿宋" w:hAnsi="仿宋" w:eastAsia="仿宋" w:cs="仿宋"/>
        </w:rPr>
        <w:t>.</w:t>
      </w:r>
      <w:r>
        <w:rPr>
          <w:rFonts w:hint="eastAsia" w:ascii="仿宋" w:hAnsi="仿宋" w:eastAsia="仿宋" w:cs="仿宋"/>
        </w:rPr>
        <w:t>正数公司</w:t>
      </w:r>
      <w:del w:id="276" w:author="刘亚威-正数" w:date="2024-10-22T15:19:32Z">
        <w:r>
          <w:rPr>
            <w:rFonts w:hint="eastAsia" w:ascii="仿宋" w:hAnsi="仿宋" w:eastAsia="仿宋" w:cs="仿宋"/>
          </w:rPr>
          <w:delText>通用容器</w:delText>
        </w:r>
      </w:del>
      <w:ins w:id="277" w:author="刘亚威-正数" w:date="2024-10-22T15:19:32Z">
        <w:r>
          <w:rPr>
            <w:rFonts w:hint="default" w:ascii="仿宋" w:hAnsi="仿宋" w:eastAsia="仿宋" w:cs="仿宋"/>
          </w:rPr>
          <w:t>政务可信大模型</w:t>
        </w:r>
      </w:ins>
      <w:r>
        <w:rPr>
          <w:rFonts w:hint="eastAsia" w:ascii="仿宋" w:hAnsi="仿宋" w:eastAsia="仿宋" w:cs="仿宋"/>
        </w:rPr>
        <w:t>平台产品（内部代号：</w:t>
      </w:r>
      <w:del w:id="278" w:author="刘亚威-正数" w:date="2024-10-22T15:19:53Z">
        <w:r>
          <w:rPr>
            <w:rFonts w:hint="eastAsia" w:ascii="仿宋" w:hAnsi="仿宋" w:eastAsia="仿宋" w:cs="仿宋"/>
          </w:rPr>
          <w:delText>混沌</w:delText>
        </w:r>
      </w:del>
      <w:ins w:id="279" w:author="刘亚威-正数" w:date="2024-10-22T15:19:53Z">
        <w:r>
          <w:rPr>
            <w:rFonts w:hint="default" w:ascii="仿宋" w:hAnsi="仿宋" w:eastAsia="仿宋" w:cs="仿宋"/>
          </w:rPr>
          <w:t>混元</w:t>
        </w:r>
      </w:ins>
      <w:r>
        <w:rPr>
          <w:rFonts w:hint="eastAsia" w:ascii="仿宋" w:hAnsi="仿宋" w:eastAsia="仿宋" w:cs="仿宋"/>
        </w:rPr>
        <w:t xml:space="preserve"> v1.0）系统设计</w:t>
      </w:r>
    </w:p>
    <w:p>
      <w:pPr>
        <w:spacing w:line="600" w:lineRule="exact"/>
        <w:ind w:firstLine="642" w:firstLineChars="200"/>
        <w:rPr>
          <w:rFonts w:ascii="方正小标宋简体" w:eastAsia="方正小标宋简体" w:cs="方正小标宋简体"/>
        </w:rPr>
      </w:pPr>
      <w:r>
        <w:rPr>
          <w:rFonts w:hint="eastAsia" w:ascii="仿宋" w:hAnsi="仿宋" w:eastAsia="仿宋" w:cs="仿宋"/>
        </w:rPr>
        <w:t>3.正数公司</w:t>
      </w:r>
      <w:del w:id="280" w:author="刘亚威-正数" w:date="2024-10-22T15:19:32Z">
        <w:r>
          <w:rPr>
            <w:rFonts w:hint="eastAsia" w:ascii="仿宋" w:hAnsi="仿宋" w:eastAsia="仿宋" w:cs="仿宋"/>
          </w:rPr>
          <w:delText>通用容器</w:delText>
        </w:r>
      </w:del>
      <w:ins w:id="281" w:author="刘亚威-正数" w:date="2024-10-22T15:19:32Z">
        <w:r>
          <w:rPr>
            <w:rFonts w:hint="default" w:ascii="仿宋" w:hAnsi="仿宋" w:eastAsia="仿宋" w:cs="仿宋"/>
          </w:rPr>
          <w:t>政务可信大模型</w:t>
        </w:r>
      </w:ins>
      <w:r>
        <w:rPr>
          <w:rFonts w:hint="eastAsia" w:ascii="仿宋" w:hAnsi="仿宋" w:eastAsia="仿宋" w:cs="仿宋"/>
        </w:rPr>
        <w:t>平台产品（内部代号：</w:t>
      </w:r>
      <w:del w:id="282" w:author="刘亚威-正数" w:date="2024-10-22T15:19:53Z">
        <w:r>
          <w:rPr>
            <w:rFonts w:hint="eastAsia" w:ascii="仿宋" w:hAnsi="仿宋" w:eastAsia="仿宋" w:cs="仿宋"/>
          </w:rPr>
          <w:delText>混沌</w:delText>
        </w:r>
      </w:del>
      <w:ins w:id="283" w:author="刘亚威-正数" w:date="2024-10-22T15:19:53Z">
        <w:r>
          <w:rPr>
            <w:rFonts w:hint="default" w:ascii="仿宋" w:hAnsi="仿宋" w:eastAsia="仿宋" w:cs="仿宋"/>
          </w:rPr>
          <w:t>混元</w:t>
        </w:r>
      </w:ins>
      <w:r>
        <w:rPr>
          <w:rFonts w:hint="eastAsia" w:ascii="仿宋" w:hAnsi="仿宋" w:eastAsia="仿宋" w:cs="仿宋"/>
        </w:rPr>
        <w:t xml:space="preserve"> v1.0）技术评审会会议纪要。</w:t>
      </w:r>
    </w:p>
    <w:sectPr>
      <w:footerReference r:id="rId3" w:type="default"/>
      <w:footerReference r:id="rId4" w:type="even"/>
      <w:pgSz w:w="11906" w:h="16838"/>
      <w:pgMar w:top="2098" w:right="1418" w:bottom="1701" w:left="1474" w:header="851" w:footer="510" w:gutter="0"/>
      <w:cols w:space="425" w:num="1"/>
      <w:docGrid w:type="linesAndChars" w:linePitch="579" w:charSpace="39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_GB2312">
    <w:altName w:val="汉仪仿宋KW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汉仪楷体KW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 Rounded MT Bold">
    <w:altName w:val="Arial"/>
    <w:panose1 w:val="020F0704030504030204"/>
    <w:charset w:val="00"/>
    <w:family w:val="swiss"/>
    <w:pitch w:val="default"/>
    <w:sig w:usb0="00000000" w:usb1="00000000" w:usb2="00000000" w:usb3="00000000" w:csb0="00000001" w:csb1="0000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Color Emoj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define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right"/>
      <w:rPr>
        <w:rFonts w:hint="eastAsia" w:ascii="宋体" w:hAnsi="宋体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ql5uc8AAAAFAQAADwAAAAAAAAABACAAAAAiAAAAZHJzL2Rvd25yZXYueG1sUEsB&#10;AhQAFAAAAAgAh07iQNa8P8XFAQAAkAMAAA4AAAAAAAAAAQAgAAAAH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ascii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rFonts w:hint="eastAsia" w:ascii="宋体" w:hAnsi="宋体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6pebkKAQAABQEAAA8AAAAAAAAAAQAgAAAAIgAAAGRycy9kb3ducmV2LnhtbFBL&#10;AQIUABQAAAAIAIdO4kDNcdwaxAEAAJADAAAOAAAAAAAAAAEAIAAAAF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ascii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>
    <w:pPr>
      <w:pStyle w:val="11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awei liu">
    <w15:presenceInfo w15:providerId="Windows Live" w15:userId="8fea8057d110b6c1"/>
  </w15:person>
  <w15:person w15:author="叶子馨">
    <w15:presenceInfo w15:providerId="None" w15:userId="叶子馨"/>
  </w15:person>
  <w15:person w15:author="刘亚威-正数">
    <w15:presenceInfo w15:providerId="WPS Office" w15:userId="1672883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NotTrackMoves/>
  <w:trackRevisions w:val="1"/>
  <w:documentProtection w:enforcement="0"/>
  <w:defaultTabStop w:val="420"/>
  <w:doNotHyphenateCaps/>
  <w:evenAndOddHeaders w:val="1"/>
  <w:drawingGridHorizontalSpacing w:val="161"/>
  <w:drawingGridVerticalSpacing w:val="579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5MDY3MGRlZTViZjhkMDdjMWE4NDg3OTIyN2RiNzcifQ=="/>
    <w:docVar w:name="KSO_WPS_MARK_KEY" w:val="dc11c523-5415-42f4-a4a9-3f710bca780c"/>
  </w:docVars>
  <w:rsids>
    <w:rsidRoot w:val="00E47FC5"/>
    <w:rsid w:val="000600BF"/>
    <w:rsid w:val="00063A14"/>
    <w:rsid w:val="000A28AD"/>
    <w:rsid w:val="000B093E"/>
    <w:rsid w:val="000C1FAE"/>
    <w:rsid w:val="000C5286"/>
    <w:rsid w:val="00102A2B"/>
    <w:rsid w:val="001075ED"/>
    <w:rsid w:val="0014592D"/>
    <w:rsid w:val="001775BC"/>
    <w:rsid w:val="001A00A7"/>
    <w:rsid w:val="001D3F33"/>
    <w:rsid w:val="00236048"/>
    <w:rsid w:val="00240E83"/>
    <w:rsid w:val="00277434"/>
    <w:rsid w:val="002813AE"/>
    <w:rsid w:val="002D1DB1"/>
    <w:rsid w:val="002E55B1"/>
    <w:rsid w:val="00302C57"/>
    <w:rsid w:val="0032748C"/>
    <w:rsid w:val="003550AC"/>
    <w:rsid w:val="003B11E7"/>
    <w:rsid w:val="003C2E52"/>
    <w:rsid w:val="003D1BC2"/>
    <w:rsid w:val="00410B90"/>
    <w:rsid w:val="004166BD"/>
    <w:rsid w:val="00457381"/>
    <w:rsid w:val="00466098"/>
    <w:rsid w:val="004826E5"/>
    <w:rsid w:val="00485C43"/>
    <w:rsid w:val="004B1815"/>
    <w:rsid w:val="004B2F3F"/>
    <w:rsid w:val="005C5309"/>
    <w:rsid w:val="005D3997"/>
    <w:rsid w:val="005D460A"/>
    <w:rsid w:val="005E1E31"/>
    <w:rsid w:val="0066784C"/>
    <w:rsid w:val="0068725E"/>
    <w:rsid w:val="006C4C01"/>
    <w:rsid w:val="006D343F"/>
    <w:rsid w:val="006F4535"/>
    <w:rsid w:val="006F520B"/>
    <w:rsid w:val="00706E7F"/>
    <w:rsid w:val="0074676F"/>
    <w:rsid w:val="00787023"/>
    <w:rsid w:val="007B3944"/>
    <w:rsid w:val="007F4A23"/>
    <w:rsid w:val="00816F35"/>
    <w:rsid w:val="00856047"/>
    <w:rsid w:val="00890863"/>
    <w:rsid w:val="008945C2"/>
    <w:rsid w:val="008B2144"/>
    <w:rsid w:val="008B4F44"/>
    <w:rsid w:val="008C71F9"/>
    <w:rsid w:val="008D313A"/>
    <w:rsid w:val="009217BB"/>
    <w:rsid w:val="00922955"/>
    <w:rsid w:val="00930533"/>
    <w:rsid w:val="00A26B89"/>
    <w:rsid w:val="00A31156"/>
    <w:rsid w:val="00A51D7B"/>
    <w:rsid w:val="00A8792C"/>
    <w:rsid w:val="00A90355"/>
    <w:rsid w:val="00AA570F"/>
    <w:rsid w:val="00B1067D"/>
    <w:rsid w:val="00B15F4E"/>
    <w:rsid w:val="00B21AF0"/>
    <w:rsid w:val="00B51D57"/>
    <w:rsid w:val="00B54AC7"/>
    <w:rsid w:val="00B81121"/>
    <w:rsid w:val="00BA4E03"/>
    <w:rsid w:val="00BA5758"/>
    <w:rsid w:val="00BD038B"/>
    <w:rsid w:val="00BE073B"/>
    <w:rsid w:val="00BF2F97"/>
    <w:rsid w:val="00C13CC9"/>
    <w:rsid w:val="00C2679E"/>
    <w:rsid w:val="00C27F7C"/>
    <w:rsid w:val="00CD0BF6"/>
    <w:rsid w:val="00CE34F6"/>
    <w:rsid w:val="00D21229"/>
    <w:rsid w:val="00D439BD"/>
    <w:rsid w:val="00D9012D"/>
    <w:rsid w:val="00DC2542"/>
    <w:rsid w:val="00DF15DA"/>
    <w:rsid w:val="00E16000"/>
    <w:rsid w:val="00E22553"/>
    <w:rsid w:val="00E22BBA"/>
    <w:rsid w:val="00E47FC5"/>
    <w:rsid w:val="00E61B10"/>
    <w:rsid w:val="00E64140"/>
    <w:rsid w:val="00E86140"/>
    <w:rsid w:val="00ED6D90"/>
    <w:rsid w:val="00EE1B0B"/>
    <w:rsid w:val="00F0166C"/>
    <w:rsid w:val="00F10385"/>
    <w:rsid w:val="00F30AA5"/>
    <w:rsid w:val="00F453D2"/>
    <w:rsid w:val="00FC78B5"/>
    <w:rsid w:val="00FD7E80"/>
    <w:rsid w:val="00FE41C0"/>
    <w:rsid w:val="01761E20"/>
    <w:rsid w:val="01BF5575"/>
    <w:rsid w:val="01C42B8B"/>
    <w:rsid w:val="01C74429"/>
    <w:rsid w:val="02493090"/>
    <w:rsid w:val="03323B24"/>
    <w:rsid w:val="03726617"/>
    <w:rsid w:val="037A0CC5"/>
    <w:rsid w:val="03CA256E"/>
    <w:rsid w:val="04133956"/>
    <w:rsid w:val="0466662A"/>
    <w:rsid w:val="049D2182"/>
    <w:rsid w:val="055406CA"/>
    <w:rsid w:val="06606BFB"/>
    <w:rsid w:val="0667442D"/>
    <w:rsid w:val="06B81317"/>
    <w:rsid w:val="06B857AB"/>
    <w:rsid w:val="076059E9"/>
    <w:rsid w:val="07C76A30"/>
    <w:rsid w:val="082319B7"/>
    <w:rsid w:val="08986540"/>
    <w:rsid w:val="08B374B6"/>
    <w:rsid w:val="08DF3B1D"/>
    <w:rsid w:val="08FC0E5C"/>
    <w:rsid w:val="094445B2"/>
    <w:rsid w:val="09931095"/>
    <w:rsid w:val="09EB2C7F"/>
    <w:rsid w:val="0A27015B"/>
    <w:rsid w:val="0A856C30"/>
    <w:rsid w:val="0AC012A3"/>
    <w:rsid w:val="0AC0410C"/>
    <w:rsid w:val="0BB9723C"/>
    <w:rsid w:val="0BF24799"/>
    <w:rsid w:val="0C0544CC"/>
    <w:rsid w:val="0C1C1816"/>
    <w:rsid w:val="0C8E44C1"/>
    <w:rsid w:val="0C943AA2"/>
    <w:rsid w:val="0CB16402"/>
    <w:rsid w:val="0D024A3F"/>
    <w:rsid w:val="0D363500"/>
    <w:rsid w:val="0D441024"/>
    <w:rsid w:val="0D7505C0"/>
    <w:rsid w:val="0D837D9E"/>
    <w:rsid w:val="0DAE649D"/>
    <w:rsid w:val="0DD423A8"/>
    <w:rsid w:val="0DDC74AE"/>
    <w:rsid w:val="0E1409F6"/>
    <w:rsid w:val="0E94335A"/>
    <w:rsid w:val="10215EF2"/>
    <w:rsid w:val="10D821AF"/>
    <w:rsid w:val="10F90377"/>
    <w:rsid w:val="1130D919"/>
    <w:rsid w:val="11561326"/>
    <w:rsid w:val="11BD3153"/>
    <w:rsid w:val="11D72E62"/>
    <w:rsid w:val="1218482D"/>
    <w:rsid w:val="123258EF"/>
    <w:rsid w:val="125E4936"/>
    <w:rsid w:val="12643096"/>
    <w:rsid w:val="13DD7ADC"/>
    <w:rsid w:val="13DF3855"/>
    <w:rsid w:val="13F60B9E"/>
    <w:rsid w:val="145B2FBC"/>
    <w:rsid w:val="14860BF1"/>
    <w:rsid w:val="14ED1FA1"/>
    <w:rsid w:val="150D619F"/>
    <w:rsid w:val="15145780"/>
    <w:rsid w:val="15451DDD"/>
    <w:rsid w:val="15567B46"/>
    <w:rsid w:val="15937141"/>
    <w:rsid w:val="159D7523"/>
    <w:rsid w:val="15CA22E2"/>
    <w:rsid w:val="15EDDB66"/>
    <w:rsid w:val="162639BD"/>
    <w:rsid w:val="16C805D0"/>
    <w:rsid w:val="172D11BC"/>
    <w:rsid w:val="177B5642"/>
    <w:rsid w:val="178D1819"/>
    <w:rsid w:val="1844637C"/>
    <w:rsid w:val="18695DE3"/>
    <w:rsid w:val="191A0E8B"/>
    <w:rsid w:val="19597C05"/>
    <w:rsid w:val="19694186"/>
    <w:rsid w:val="19B808EA"/>
    <w:rsid w:val="1A147FD0"/>
    <w:rsid w:val="1A1B0ED8"/>
    <w:rsid w:val="1A99057D"/>
    <w:rsid w:val="1A9F3178"/>
    <w:rsid w:val="1AA44D2E"/>
    <w:rsid w:val="1AE259D8"/>
    <w:rsid w:val="1B0E4A1F"/>
    <w:rsid w:val="1B124510"/>
    <w:rsid w:val="1B6A434C"/>
    <w:rsid w:val="1C335256"/>
    <w:rsid w:val="1C393D1E"/>
    <w:rsid w:val="1CBF2475"/>
    <w:rsid w:val="1D48148C"/>
    <w:rsid w:val="1E537319"/>
    <w:rsid w:val="1E6834E8"/>
    <w:rsid w:val="1EB43DC9"/>
    <w:rsid w:val="1ECB3353"/>
    <w:rsid w:val="1EFD7EBE"/>
    <w:rsid w:val="1F6B68E4"/>
    <w:rsid w:val="1F7074E6"/>
    <w:rsid w:val="1F7E03C6"/>
    <w:rsid w:val="1F8B2AE2"/>
    <w:rsid w:val="1FE81CE3"/>
    <w:rsid w:val="20547378"/>
    <w:rsid w:val="2059498F"/>
    <w:rsid w:val="20FD17BE"/>
    <w:rsid w:val="21026DD4"/>
    <w:rsid w:val="210B5C89"/>
    <w:rsid w:val="213A47C0"/>
    <w:rsid w:val="21421C0E"/>
    <w:rsid w:val="21665B11"/>
    <w:rsid w:val="21880036"/>
    <w:rsid w:val="22EF7A14"/>
    <w:rsid w:val="2324723B"/>
    <w:rsid w:val="26261C88"/>
    <w:rsid w:val="26527C90"/>
    <w:rsid w:val="272A22E2"/>
    <w:rsid w:val="27B06A26"/>
    <w:rsid w:val="28173165"/>
    <w:rsid w:val="28327F9F"/>
    <w:rsid w:val="28942A08"/>
    <w:rsid w:val="289A445A"/>
    <w:rsid w:val="289A5B44"/>
    <w:rsid w:val="291853E7"/>
    <w:rsid w:val="29363651"/>
    <w:rsid w:val="2939710B"/>
    <w:rsid w:val="299B7D42"/>
    <w:rsid w:val="2A1722FD"/>
    <w:rsid w:val="2A714434"/>
    <w:rsid w:val="2ADA66CC"/>
    <w:rsid w:val="2B0A5203"/>
    <w:rsid w:val="2B3C2EE3"/>
    <w:rsid w:val="2BF437BD"/>
    <w:rsid w:val="2C873266"/>
    <w:rsid w:val="2CAD16BE"/>
    <w:rsid w:val="2D4367AA"/>
    <w:rsid w:val="2DCE2518"/>
    <w:rsid w:val="2E414476"/>
    <w:rsid w:val="2E4E5407"/>
    <w:rsid w:val="2E644C2A"/>
    <w:rsid w:val="2E67296D"/>
    <w:rsid w:val="2F176141"/>
    <w:rsid w:val="2F1C5505"/>
    <w:rsid w:val="2F3565C7"/>
    <w:rsid w:val="2F7DFACB"/>
    <w:rsid w:val="2F911A4F"/>
    <w:rsid w:val="2FE9188B"/>
    <w:rsid w:val="30336FAA"/>
    <w:rsid w:val="303845C1"/>
    <w:rsid w:val="307D0225"/>
    <w:rsid w:val="30AB4D93"/>
    <w:rsid w:val="30F129DC"/>
    <w:rsid w:val="311F12DD"/>
    <w:rsid w:val="31232B7B"/>
    <w:rsid w:val="31337C7A"/>
    <w:rsid w:val="32333292"/>
    <w:rsid w:val="3264344B"/>
    <w:rsid w:val="32A73338"/>
    <w:rsid w:val="32AE2918"/>
    <w:rsid w:val="32D0522D"/>
    <w:rsid w:val="33A36210"/>
    <w:rsid w:val="340B7728"/>
    <w:rsid w:val="34D0301A"/>
    <w:rsid w:val="35311006"/>
    <w:rsid w:val="35366BF5"/>
    <w:rsid w:val="35B046FD"/>
    <w:rsid w:val="35BB5A78"/>
    <w:rsid w:val="35EA13B3"/>
    <w:rsid w:val="36883480"/>
    <w:rsid w:val="369342FF"/>
    <w:rsid w:val="371A057C"/>
    <w:rsid w:val="38056C12"/>
    <w:rsid w:val="380B25BB"/>
    <w:rsid w:val="38367638"/>
    <w:rsid w:val="38C56C0D"/>
    <w:rsid w:val="38E452E6"/>
    <w:rsid w:val="39041E3E"/>
    <w:rsid w:val="3905525C"/>
    <w:rsid w:val="393D2C48"/>
    <w:rsid w:val="393F251C"/>
    <w:rsid w:val="39761CB6"/>
    <w:rsid w:val="397C6E3F"/>
    <w:rsid w:val="3ABE1B66"/>
    <w:rsid w:val="3B720954"/>
    <w:rsid w:val="3B9D5C20"/>
    <w:rsid w:val="3BC907C3"/>
    <w:rsid w:val="3BD6013A"/>
    <w:rsid w:val="3C8B5A78"/>
    <w:rsid w:val="3C8E4682"/>
    <w:rsid w:val="3CA54D8C"/>
    <w:rsid w:val="3D2A5291"/>
    <w:rsid w:val="3D566086"/>
    <w:rsid w:val="3DC0019B"/>
    <w:rsid w:val="3E2E2B5F"/>
    <w:rsid w:val="3E304B29"/>
    <w:rsid w:val="3E3839DE"/>
    <w:rsid w:val="3E952BDE"/>
    <w:rsid w:val="3EAE10D8"/>
    <w:rsid w:val="3F040B64"/>
    <w:rsid w:val="3F520ACF"/>
    <w:rsid w:val="3F5B3E28"/>
    <w:rsid w:val="3FE70F8B"/>
    <w:rsid w:val="3FF41212"/>
    <w:rsid w:val="3FFF1973"/>
    <w:rsid w:val="400E0D39"/>
    <w:rsid w:val="40AE34BF"/>
    <w:rsid w:val="40D31E9E"/>
    <w:rsid w:val="40F005A0"/>
    <w:rsid w:val="4175614E"/>
    <w:rsid w:val="41C2018E"/>
    <w:rsid w:val="42A3370F"/>
    <w:rsid w:val="43065E58"/>
    <w:rsid w:val="43D775DE"/>
    <w:rsid w:val="440A7BCA"/>
    <w:rsid w:val="444C6312"/>
    <w:rsid w:val="4451451C"/>
    <w:rsid w:val="44D0671E"/>
    <w:rsid w:val="44E346A3"/>
    <w:rsid w:val="451F1453"/>
    <w:rsid w:val="455C26A8"/>
    <w:rsid w:val="45F34DBA"/>
    <w:rsid w:val="46340F2E"/>
    <w:rsid w:val="47037707"/>
    <w:rsid w:val="47150D60"/>
    <w:rsid w:val="471F1BDF"/>
    <w:rsid w:val="4779309D"/>
    <w:rsid w:val="47D242E5"/>
    <w:rsid w:val="48617AB9"/>
    <w:rsid w:val="48657AC5"/>
    <w:rsid w:val="49227764"/>
    <w:rsid w:val="49441489"/>
    <w:rsid w:val="49924E7D"/>
    <w:rsid w:val="499A72FA"/>
    <w:rsid w:val="49F25388"/>
    <w:rsid w:val="4A176B9D"/>
    <w:rsid w:val="4A37185F"/>
    <w:rsid w:val="4A4B40E7"/>
    <w:rsid w:val="4A6E0EB3"/>
    <w:rsid w:val="4A9852E9"/>
    <w:rsid w:val="4B652DD0"/>
    <w:rsid w:val="4B983D0E"/>
    <w:rsid w:val="4C0F2B94"/>
    <w:rsid w:val="4C7E73A7"/>
    <w:rsid w:val="4CBF505B"/>
    <w:rsid w:val="4CCF19B1"/>
    <w:rsid w:val="4D151ABA"/>
    <w:rsid w:val="4D956757"/>
    <w:rsid w:val="4DBF53A3"/>
    <w:rsid w:val="4DFE254E"/>
    <w:rsid w:val="4E7E71EB"/>
    <w:rsid w:val="4EB15812"/>
    <w:rsid w:val="4EFD0A57"/>
    <w:rsid w:val="4F0A4F22"/>
    <w:rsid w:val="4F45128E"/>
    <w:rsid w:val="4FBE0152"/>
    <w:rsid w:val="4FD55530"/>
    <w:rsid w:val="5043249A"/>
    <w:rsid w:val="504F7091"/>
    <w:rsid w:val="509220F5"/>
    <w:rsid w:val="50BE7D72"/>
    <w:rsid w:val="512651BA"/>
    <w:rsid w:val="51B64EEE"/>
    <w:rsid w:val="51D16F6C"/>
    <w:rsid w:val="524C7E9F"/>
    <w:rsid w:val="525E35BB"/>
    <w:rsid w:val="53143EE4"/>
    <w:rsid w:val="53757C0B"/>
    <w:rsid w:val="53F7F401"/>
    <w:rsid w:val="540432C1"/>
    <w:rsid w:val="546E1AAF"/>
    <w:rsid w:val="54A7344A"/>
    <w:rsid w:val="54EC75A4"/>
    <w:rsid w:val="54F74199"/>
    <w:rsid w:val="564B20A8"/>
    <w:rsid w:val="568C3447"/>
    <w:rsid w:val="571C4EC9"/>
    <w:rsid w:val="577B6886"/>
    <w:rsid w:val="578F4443"/>
    <w:rsid w:val="57AC4DC9"/>
    <w:rsid w:val="57CA16F3"/>
    <w:rsid w:val="58A41F44"/>
    <w:rsid w:val="58E01304"/>
    <w:rsid w:val="59017396"/>
    <w:rsid w:val="590D7AE9"/>
    <w:rsid w:val="592B7F6F"/>
    <w:rsid w:val="599C2033"/>
    <w:rsid w:val="5A5B2AD6"/>
    <w:rsid w:val="5A7620AD"/>
    <w:rsid w:val="5AB3646E"/>
    <w:rsid w:val="5AE40D1D"/>
    <w:rsid w:val="5AF32D0E"/>
    <w:rsid w:val="5B2610CF"/>
    <w:rsid w:val="5BE663CF"/>
    <w:rsid w:val="5C084598"/>
    <w:rsid w:val="5CED210B"/>
    <w:rsid w:val="5D4D67D2"/>
    <w:rsid w:val="5D8A795A"/>
    <w:rsid w:val="5DCA41FA"/>
    <w:rsid w:val="5DCA7D57"/>
    <w:rsid w:val="5E0771FD"/>
    <w:rsid w:val="5E421FE3"/>
    <w:rsid w:val="5E7423B8"/>
    <w:rsid w:val="5EB17168"/>
    <w:rsid w:val="5F67262C"/>
    <w:rsid w:val="5F6A0B17"/>
    <w:rsid w:val="5F8328B3"/>
    <w:rsid w:val="5FAF36A8"/>
    <w:rsid w:val="5FC44C79"/>
    <w:rsid w:val="5FF53085"/>
    <w:rsid w:val="5FFFAEDE"/>
    <w:rsid w:val="60303796"/>
    <w:rsid w:val="607D5554"/>
    <w:rsid w:val="60E17538"/>
    <w:rsid w:val="610E6C00"/>
    <w:rsid w:val="6151078F"/>
    <w:rsid w:val="61E17D65"/>
    <w:rsid w:val="61E542C2"/>
    <w:rsid w:val="62C456BC"/>
    <w:rsid w:val="632C14B3"/>
    <w:rsid w:val="640146EE"/>
    <w:rsid w:val="64047D3A"/>
    <w:rsid w:val="64250B7E"/>
    <w:rsid w:val="64FE478A"/>
    <w:rsid w:val="65424FBE"/>
    <w:rsid w:val="655C618A"/>
    <w:rsid w:val="65921AA2"/>
    <w:rsid w:val="65CE38B4"/>
    <w:rsid w:val="65DF354F"/>
    <w:rsid w:val="662326FA"/>
    <w:rsid w:val="6679056C"/>
    <w:rsid w:val="66F2031E"/>
    <w:rsid w:val="676C7E42"/>
    <w:rsid w:val="67931B01"/>
    <w:rsid w:val="67980EC5"/>
    <w:rsid w:val="688558EE"/>
    <w:rsid w:val="68BB130F"/>
    <w:rsid w:val="68F427DF"/>
    <w:rsid w:val="69D1246D"/>
    <w:rsid w:val="6A1A2066"/>
    <w:rsid w:val="6A876FCF"/>
    <w:rsid w:val="6ACA583A"/>
    <w:rsid w:val="6ADE12E5"/>
    <w:rsid w:val="6B916358"/>
    <w:rsid w:val="6BB32772"/>
    <w:rsid w:val="6C00528B"/>
    <w:rsid w:val="6CB542C8"/>
    <w:rsid w:val="6CDFC075"/>
    <w:rsid w:val="6D2A25C0"/>
    <w:rsid w:val="6D8A305E"/>
    <w:rsid w:val="6DC347C2"/>
    <w:rsid w:val="6E0E5E44"/>
    <w:rsid w:val="6E1312A6"/>
    <w:rsid w:val="6EF647E8"/>
    <w:rsid w:val="6EFA3EA7"/>
    <w:rsid w:val="6F6D70DC"/>
    <w:rsid w:val="6F984159"/>
    <w:rsid w:val="6FE9A01B"/>
    <w:rsid w:val="6FFB9C7D"/>
    <w:rsid w:val="702A6D7B"/>
    <w:rsid w:val="707E5BBB"/>
    <w:rsid w:val="71FE226D"/>
    <w:rsid w:val="72457E9C"/>
    <w:rsid w:val="726C5429"/>
    <w:rsid w:val="72E74AAF"/>
    <w:rsid w:val="73B76B77"/>
    <w:rsid w:val="73C915EF"/>
    <w:rsid w:val="74406B6D"/>
    <w:rsid w:val="7491561A"/>
    <w:rsid w:val="751C66B9"/>
    <w:rsid w:val="756E770A"/>
    <w:rsid w:val="760B4F58"/>
    <w:rsid w:val="76EB4CF1"/>
    <w:rsid w:val="76F459ED"/>
    <w:rsid w:val="773D55E5"/>
    <w:rsid w:val="775748F9"/>
    <w:rsid w:val="776A02FB"/>
    <w:rsid w:val="785B4040"/>
    <w:rsid w:val="78D14237"/>
    <w:rsid w:val="790A14F7"/>
    <w:rsid w:val="79294073"/>
    <w:rsid w:val="7A29B077"/>
    <w:rsid w:val="7A480529"/>
    <w:rsid w:val="7A4822D7"/>
    <w:rsid w:val="7A6A04A0"/>
    <w:rsid w:val="7AB931D5"/>
    <w:rsid w:val="7B424F78"/>
    <w:rsid w:val="7B4642CE"/>
    <w:rsid w:val="7B490283"/>
    <w:rsid w:val="7BDB561F"/>
    <w:rsid w:val="7BDF6C6B"/>
    <w:rsid w:val="7CA35EEB"/>
    <w:rsid w:val="7DF472CD"/>
    <w:rsid w:val="7E100E35"/>
    <w:rsid w:val="7E5971A9"/>
    <w:rsid w:val="7E971A7F"/>
    <w:rsid w:val="7EAF6DC9"/>
    <w:rsid w:val="7FDAF3EF"/>
    <w:rsid w:val="7FDFE675"/>
    <w:rsid w:val="ADFFFA45"/>
    <w:rsid w:val="BDFFC344"/>
    <w:rsid w:val="BFDF9769"/>
    <w:rsid w:val="CFBBC3E3"/>
    <w:rsid w:val="D7FB50DC"/>
    <w:rsid w:val="DD7F7F7B"/>
    <w:rsid w:val="FB7EB0C0"/>
    <w:rsid w:val="FBCFBCC0"/>
    <w:rsid w:val="FDF7D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iPriority="0" w:semiHidden="0" w:name="heading 2" w:locked="1"/>
    <w:lsdException w:qFormat="1" w:uiPriority="9" w:semiHidden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qFormat="1"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qFormat="1" w:unhideWhenUsed="0" w:uiPriority="0" w:semiHidden="0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 w:locked="1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 w:locked="1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paragraph" w:styleId="3">
    <w:name w:val="heading 2"/>
    <w:basedOn w:val="1"/>
    <w:next w:val="1"/>
    <w:link w:val="29"/>
    <w:unhideWhenUsed/>
    <w:qFormat/>
    <w:locked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Cs/>
      <w:szCs w:val="36"/>
    </w:rPr>
  </w:style>
  <w:style w:type="paragraph" w:styleId="4">
    <w:name w:val="heading 3"/>
    <w:basedOn w:val="1"/>
    <w:next w:val="1"/>
    <w:link w:val="30"/>
    <w:unhideWhenUsed/>
    <w:qFormat/>
    <w:locked/>
    <w:uiPriority w:val="9"/>
    <w:pPr>
      <w:keepNext/>
      <w:keepLines/>
      <w:snapToGrid w:val="0"/>
      <w:spacing w:line="560" w:lineRule="atLeast"/>
      <w:ind w:firstLine="442" w:firstLineChars="100"/>
      <w:outlineLvl w:val="2"/>
    </w:pPr>
    <w:rPr>
      <w:rFonts w:eastAsia="楷体_GB2312"/>
      <w:bCs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 Spacing"/>
    <w:basedOn w:val="1"/>
    <w:qFormat/>
    <w:uiPriority w:val="1"/>
    <w:rPr>
      <w:rFonts w:ascii="Arial Rounded MT Bold" w:hAnsi="Arial Rounded MT Bold" w:eastAsiaTheme="minorEastAsia" w:cstheme="minorBidi"/>
      <w:sz w:val="22"/>
      <w:szCs w:val="22"/>
    </w:r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Body Text"/>
    <w:basedOn w:val="1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next w:val="8"/>
    <w:unhideWhenUsed/>
    <w:qFormat/>
    <w:uiPriority w:val="99"/>
    <w:pPr>
      <w:spacing w:after="120"/>
      <w:ind w:left="200" w:leftChars="200"/>
    </w:pPr>
  </w:style>
  <w:style w:type="paragraph" w:styleId="8">
    <w:name w:val="envelope return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Arial" w:hAnsi="Arial" w:cs="Arial"/>
    </w:rPr>
  </w:style>
  <w:style w:type="paragraph" w:styleId="9">
    <w:name w:val="Block Text"/>
    <w:basedOn w:val="1"/>
    <w:qFormat/>
    <w:uiPriority w:val="0"/>
    <w:pPr>
      <w:ind w:left="1440" w:leftChars="700" w:right="700" w:rightChars="700"/>
    </w:pPr>
  </w:style>
  <w:style w:type="paragraph" w:styleId="10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Calibri"/>
      <w:kern w:val="0"/>
      <w:sz w:val="18"/>
      <w:szCs w:val="18"/>
    </w:rPr>
  </w:style>
  <w:style w:type="paragraph" w:styleId="12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Calibri"/>
      <w:kern w:val="0"/>
      <w:sz w:val="18"/>
      <w:szCs w:val="18"/>
    </w:rPr>
  </w:style>
  <w:style w:type="paragraph" w:styleId="1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14">
    <w:name w:val="Title"/>
    <w:next w:val="1"/>
    <w:qFormat/>
    <w:locked/>
    <w:uiPriority w:val="10"/>
    <w:pPr>
      <w:spacing w:before="240" w:after="60"/>
      <w:jc w:val="center"/>
    </w:pPr>
    <w:rPr>
      <w:rFonts w:ascii="Times New Roman" w:hAnsi="Times New Roman" w:eastAsia="方正小标宋简体" w:cstheme="majorBidi"/>
      <w:bCs/>
      <w:color w:val="404040" w:themeColor="text1" w:themeTint="BF"/>
      <w:kern w:val="2"/>
      <w:sz w:val="44"/>
      <w:szCs w:val="3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">
    <w:name w:val="Body Text First Indent 2"/>
    <w:basedOn w:val="7"/>
    <w:unhideWhenUsed/>
    <w:qFormat/>
    <w:uiPriority w:val="99"/>
    <w:pPr>
      <w:spacing w:after="0" w:line="600" w:lineRule="exact"/>
      <w:ind w:left="0" w:leftChars="0" w:firstLine="644" w:firstLineChars="200"/>
    </w:pPr>
    <w:rPr>
      <w:rFonts w:ascii="楷体" w:hAnsi="楷体" w:eastAsia="楷体"/>
    </w:rPr>
  </w:style>
  <w:style w:type="table" w:styleId="17">
    <w:name w:val="Table Grid"/>
    <w:basedOn w:val="16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页脚 字符"/>
    <w:link w:val="11"/>
    <w:qFormat/>
    <w:locked/>
    <w:uiPriority w:val="99"/>
    <w:rPr>
      <w:sz w:val="18"/>
      <w:szCs w:val="18"/>
    </w:rPr>
  </w:style>
  <w:style w:type="character" w:customStyle="1" w:styleId="20">
    <w:name w:val="页眉 字符"/>
    <w:link w:val="12"/>
    <w:qFormat/>
    <w:locked/>
    <w:uiPriority w:val="99"/>
    <w:rPr>
      <w:sz w:val="18"/>
      <w:szCs w:val="18"/>
    </w:rPr>
  </w:style>
  <w:style w:type="paragraph" w:customStyle="1" w:styleId="21">
    <w:name w:val="列出段落1"/>
    <w:basedOn w:val="1"/>
    <w:qFormat/>
    <w:uiPriority w:val="99"/>
    <w:pPr>
      <w:ind w:firstLine="420" w:firstLineChars="200"/>
    </w:pPr>
  </w:style>
  <w:style w:type="paragraph" w:customStyle="1" w:styleId="22">
    <w:name w:val="Char Char"/>
    <w:basedOn w:val="1"/>
    <w:qFormat/>
    <w:uiPriority w:val="99"/>
  </w:style>
  <w:style w:type="paragraph" w:customStyle="1" w:styleId="23">
    <w:name w:val="正常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h1"/>
    <w:qFormat/>
    <w:uiPriority w:val="0"/>
    <w:rPr>
      <w:b/>
      <w:bCs/>
      <w:color w:val="1C4686"/>
      <w:sz w:val="38"/>
      <w:szCs w:val="38"/>
    </w:rPr>
  </w:style>
  <w:style w:type="paragraph" w:customStyle="1" w:styleId="26">
    <w:name w:val="表格"/>
    <w:basedOn w:val="1"/>
    <w:qFormat/>
    <w:uiPriority w:val="0"/>
    <w:pPr>
      <w:jc w:val="center"/>
    </w:pPr>
    <w:rPr>
      <w:rFonts w:hint="eastAsia"/>
      <w:sz w:val="24"/>
      <w:szCs w:val="24"/>
    </w:rPr>
  </w:style>
  <w:style w:type="paragraph" w:customStyle="1" w:styleId="27">
    <w:name w:val="正文四号"/>
    <w:basedOn w:val="1"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Calibri" w:hAnsi="宋体" w:eastAsia="宋体" w:cs="宋体"/>
      <w:sz w:val="21"/>
      <w:szCs w:val="21"/>
    </w:rPr>
  </w:style>
  <w:style w:type="character" w:customStyle="1" w:styleId="28">
    <w:name w:val="font11"/>
    <w:basedOn w:val="18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29">
    <w:name w:val="标题 2 字符"/>
    <w:basedOn w:val="18"/>
    <w:link w:val="3"/>
    <w:qFormat/>
    <w:uiPriority w:val="0"/>
    <w:rPr>
      <w:rFonts w:ascii="Arial" w:hAnsi="Arial" w:eastAsia="黑体"/>
      <w:bCs/>
      <w:kern w:val="2"/>
      <w:sz w:val="32"/>
      <w:szCs w:val="36"/>
    </w:rPr>
  </w:style>
  <w:style w:type="character" w:customStyle="1" w:styleId="30">
    <w:name w:val="标题 3 字符"/>
    <w:basedOn w:val="18"/>
    <w:link w:val="4"/>
    <w:qFormat/>
    <w:uiPriority w:val="9"/>
    <w:rPr>
      <w:rFonts w:eastAsia="楷体_GB2312"/>
      <w:bCs/>
      <w:kern w:val="2"/>
      <w:sz w:val="32"/>
      <w:szCs w:val="32"/>
    </w:rPr>
  </w:style>
  <w:style w:type="character" w:customStyle="1" w:styleId="31">
    <w:name w:val="批注框文本 字符"/>
    <w:basedOn w:val="18"/>
    <w:link w:val="10"/>
    <w:semiHidden/>
    <w:qFormat/>
    <w:uiPriority w:val="99"/>
    <w:rPr>
      <w:rFonts w:eastAsia="仿宋_GB2312"/>
      <w:kern w:val="2"/>
      <w:sz w:val="18"/>
      <w:szCs w:val="18"/>
    </w:rPr>
  </w:style>
  <w:style w:type="paragraph" w:customStyle="1" w:styleId="32">
    <w:name w:val="Revision"/>
    <w:hidden/>
    <w:unhideWhenUsed/>
    <w:uiPriority w:val="99"/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9</Pages>
  <Words>549</Words>
  <Characters>3133</Characters>
  <Lines>26</Lines>
  <Paragraphs>7</Paragraphs>
  <TotalTime>0</TotalTime>
  <ScaleCrop>false</ScaleCrop>
  <LinksUpToDate>false</LinksUpToDate>
  <CharactersWithSpaces>3675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2021-07-15T11:44:00Z</dcterms:created>
  <dc:creator>王霞</dc:creator>
  <cp:lastModifiedBy>yawei liu</cp:lastModifiedBy>
  <cp:lastPrinted>2024-01-27T14:14:00Z</cp:lastPrinted>
  <dcterms:modified xsi:type="dcterms:W3CDTF">2024-10-22T17:12:43Z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4B2EF77827E221929558D6661240D58E_43</vt:lpwstr>
  </property>
</Properties>
</file>